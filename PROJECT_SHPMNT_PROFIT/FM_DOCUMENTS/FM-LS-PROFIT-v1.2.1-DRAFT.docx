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234" w:rsidP="002A1A2D" w:rsidRDefault="00F65234" w14:paraId="7878F854" w14:textId="77777777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:rsidR="00F65234" w:rsidP="002A1A2D" w:rsidRDefault="00F65234" w14:paraId="0E9F0CF9" w14:textId="77777777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:rsidRPr="002A1A2D" w:rsidR="00E512A7" w:rsidP="002A1A2D" w:rsidRDefault="00F65234" w14:paraId="56619B25" w14:textId="46D1BD83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p>
      <w:r>
        <w:t>Дата последнего изменения: 29.01.2026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439"/>
      </w:tblGrid>
      <w:tr w:rsidRPr="002A1A2D" w:rsidR="002A1A2D" w:rsidTr="00F65234" w14:paraId="6FBC1072" w14:textId="77777777">
        <w:trPr>
          <w:jc w:val="center"/>
        </w:trPr>
        <w:tc>
          <w:tcPr>
            <w:tcW w:w="29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7989CD9A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>
            <w:del w:author="Шаховский А.С." w:date="2026-01-29T00:00:00" w:id="200000">
              <w:delText>1.2.0</w:delText>
            </w:del>
            <w:ins w:author="Шаховский А.С." w:date="2026-01-29T00:00:00" w:id="200001">
              <w:r>
                <w:t>1.2.1</w:t>
              </w:r>
            </w:ins>
          </w:p>
        </w:tc>
      </w:tr>
      <w:tr w:rsidRPr="002A1A2D" w:rsidR="002A1A2D" w:rsidTr="00F65234" w14:paraId="6A311209" w14:textId="77777777">
        <w:trPr>
          <w:jc w:val="center"/>
        </w:trPr>
        <w:tc>
          <w:tcPr>
            <w:tcW w:w="29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1CCFE58B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271AAD" w:rsidRDefault="00000000" w14:paraId="6EA5D03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29.01.2026</w:t>
            </w:r>
          </w:p>
        </w:tc>
      </w:tr>
      <w:tr w:rsidRPr="002A1A2D" w:rsidR="002A1A2D" w:rsidTr="00F65234" w14:paraId="1D714D60" w14:textId="77777777">
        <w:trPr>
          <w:jc w:val="center"/>
        </w:trPr>
        <w:tc>
          <w:tcPr>
            <w:tcW w:w="29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778DD77B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7907F5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Pr="002A1A2D" w:rsidR="002A1A2D" w:rsidTr="00F65234" w14:paraId="541896FE" w14:textId="77777777">
        <w:trPr>
          <w:jc w:val="center"/>
        </w:trPr>
        <w:tc>
          <w:tcPr>
            <w:tcW w:w="29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1EB21486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0CA187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:rsidR="00E512A7" w:rsidRDefault="00E512A7" w14:paraId="4E657659" w14:textId="77777777">
      <w:pPr>
        <w:spacing w:before="400"/>
        <w:rPr>
          <w:color w:val="000000" w:themeColor="text1"/>
          <w:lang w:val="ru-RU"/>
        </w:rPr>
      </w:pPr>
    </w:p>
    <w:tbl>
      <w:tblPr>
        <w:tblW w:w="9319" w:type="dxa"/>
        <w:jc w:val="center"/>
        <w:tblBorders>
          <w:top w:val="single" w:color="ADADAD" w:themeColor="background2" w:themeShade="BF" w:sz="4" w:space="0"/>
          <w:left w:val="single" w:color="ADADAD" w:themeColor="background2" w:themeShade="BF" w:sz="4" w:space="0"/>
          <w:bottom w:val="single" w:color="ADADAD" w:themeColor="background2" w:themeShade="BF" w:sz="4" w:space="0"/>
          <w:right w:val="single" w:color="ADADAD" w:themeColor="background2" w:themeShade="BF" w:sz="4" w:space="0"/>
          <w:insideH w:val="single" w:color="ADADAD" w:themeColor="background2" w:themeShade="BF" w:sz="4" w:space="0"/>
          <w:insideV w:val="single" w:color="ADADAD" w:themeColor="background2" w:themeShade="BF" w:sz="4" w:space="0"/>
        </w:tblBorders>
        <w:tblLook w:val="04A0" w:firstRow="1" w:lastRow="0" w:firstColumn="1" w:lastColumn="0" w:noHBand="0" w:noVBand="1"/>
      </w:tblPr>
      <w:tblGrid>
        <w:gridCol w:w="1457"/>
        <w:gridCol w:w="1706"/>
        <w:gridCol w:w="1953"/>
        <w:gridCol w:w="4203"/>
      </w:tblGrid>
      <w:tr w:rsidRPr="002A1A2D" w:rsidR="00BC5661" w:rsidTr="00F65234" w14:paraId="464E4C13" w14:textId="77777777">
        <w:trPr>
          <w:cantSplit/>
          <w:trHeight w:val="486"/>
          <w:jc w:val="center"/>
        </w:trPr>
        <w:tc>
          <w:tcPr>
            <w:tcW w:w="1457" w:type="dxa"/>
            <w:shd w:val="clear" w:color="auto" w:fill="FFDD00"/>
            <w:vAlign w:val="center"/>
          </w:tcPr>
          <w:p w:rsidRPr="002A1A2D" w:rsidR="002A1A2D" w:rsidP="002A1A2D" w:rsidRDefault="002A1A2D" w14:paraId="257A19A3" w14:textId="77777777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:rsidRPr="002A1A2D" w:rsidR="002A1A2D" w:rsidP="002A1A2D" w:rsidRDefault="002A1A2D" w14:paraId="58364BDE" w14:textId="77777777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:rsidRPr="002A1A2D" w:rsidR="002A1A2D" w:rsidP="002A1A2D" w:rsidRDefault="002A1A2D" w14:paraId="360972B1" w14:textId="77777777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:rsidRPr="002A1A2D" w:rsidR="002A1A2D" w:rsidP="002A1A2D" w:rsidRDefault="002A1A2D" w14:paraId="2381D17C" w14:textId="77777777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Pr="002A1A2D" w:rsidR="00BC5661" w:rsidTr="00F65234" w14:paraId="6A6574C4" w14:textId="77777777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:rsidRPr="002A1A2D" w:rsidR="002A1A2D" w:rsidP="002A1A2D" w:rsidRDefault="002A1A2D" w14:paraId="44C9606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:rsidRPr="002A1A2D" w:rsidR="002A1A2D" w:rsidP="002A1A2D" w:rsidRDefault="005A789D" w14:paraId="7C85022C" w14:textId="77777777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Pr="002A1A2D" w:rsid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Pr="002A1A2D" w:rsid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:rsidRPr="002A1A2D" w:rsidR="002A1A2D" w:rsidP="002A1A2D" w:rsidRDefault="005A789D" w14:paraId="15B14441" w14:textId="77777777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:rsidRPr="002A1A2D" w:rsidR="002A1A2D" w:rsidP="002A1A2D" w:rsidRDefault="002A1A2D" w14:paraId="4C94253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Pr="002A1A2D" w:rsidR="00BC5661" w:rsidTr="00F65234" w14:paraId="1389D7CE" w14:textId="77777777">
        <w:trPr>
          <w:cantSplit/>
          <w:trHeight w:val="249"/>
          <w:jc w:val="center"/>
        </w:trPr>
        <w:tc>
          <w:tcPr>
            <w:tcW w:w="1457" w:type="dxa"/>
            <w:vAlign w:val="center"/>
          </w:tcPr>
          <w:p>
            <w:r>
              <w:t>Версия 1.2.0</w:t>
            </w:r>
          </w:p>
        </w:tc>
        <w:tc>
          <w:tcPr>
            <w:tcW w:w="1706" w:type="dxa"/>
            <w:vAlign w:val="center"/>
          </w:tcPr>
          <w:p>
            <w:r>
              <w:t>29.01.2026</w:t>
            </w:r>
          </w:p>
        </w:tc>
        <w:tc>
          <w:tcPr>
            <w:tcW w:w="1953" w:type="dxa"/>
            <w:vAlign w:val="center"/>
          </w:tcPr>
          <w:p>
            <w:r>
              <w:t>Claude Code</w:t>
            </w:r>
          </w:p>
        </w:tc>
        <w:tc>
          <w:tcPr>
            <w:tcW w:w="4203" w:type="dxa"/>
            <w:vAlign w:val="center"/>
          </w:tcPr>
          <w:p>
            <w:r>
              <w:t>Интеграция 22 логических исправлений из Logic Review (CRITICAL, HIGH, MEDIUM, LOW). Исправления встроены в основной текст документа.</w:t>
            </w:r>
          </w:p>
        </w:tc>
      </w:tr>
      <w:tr w:rsidRPr="002A1A2D" w:rsidR="00BC5661" w:rsidTr="00F65234" w14:paraId="7B0C974E" w14:textId="77777777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:rsidRPr="002A1A2D" w:rsidR="002A1A2D" w:rsidP="002A1A2D" w:rsidRDefault="002A1A2D" w14:paraId="2A28AB24" w14:textId="77777777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:rsidRPr="002A1A2D" w:rsidR="002A1A2D" w:rsidP="002A1A2D" w:rsidRDefault="002A1A2D" w14:paraId="753A4B7B" w14:textId="77777777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:rsidRPr="002A1A2D" w:rsidR="002A1A2D" w:rsidP="002A1A2D" w:rsidRDefault="002A1A2D" w14:paraId="586EB1DB" w14:textId="77777777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:rsidRPr="002A1A2D" w:rsidR="002A1A2D" w:rsidP="002A1A2D" w:rsidRDefault="002A1A2D" w14:paraId="29AA0849" w14:textId="77777777">
            <w:pPr>
              <w:rPr>
                <w:color w:val="000000" w:themeColor="text1"/>
              </w:rPr>
            </w:pPr>
          </w:p>
        </w:tc>
      </w:tr>
      <w:tr w:rsidRPr="002A1A2D" w:rsidR="00BC5661" w:rsidTr="00F65234" w14:paraId="1CB89B28" w14:textId="77777777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:rsidRPr="002A1A2D" w:rsidR="002A1A2D" w:rsidP="002A1A2D" w:rsidRDefault="002A1A2D" w14:paraId="2D1593C8" w14:textId="77777777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:rsidRPr="002A1A2D" w:rsidR="002A1A2D" w:rsidP="002A1A2D" w:rsidRDefault="002A1A2D" w14:paraId="2FD330A8" w14:textId="77777777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:rsidRPr="002A1A2D" w:rsidR="002A1A2D" w:rsidP="002A1A2D" w:rsidRDefault="002A1A2D" w14:paraId="53FE5E11" w14:textId="77777777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:rsidRPr="002A1A2D" w:rsidR="002A1A2D" w:rsidP="002A1A2D" w:rsidRDefault="002A1A2D" w14:paraId="606BA57D" w14:textId="77777777">
            <w:pPr>
              <w:rPr>
                <w:color w:val="000000" w:themeColor="text1"/>
              </w:rPr>
            </w:pPr>
          </w:p>
        </w:tc>
      </w:tr>
      <w:tr w:rsidRPr="002A1A2D" w:rsidR="00BC5661" w:rsidTr="00F65234" w14:paraId="5DBA2926" w14:textId="77777777">
        <w:trPr>
          <w:cantSplit/>
          <w:trHeight w:val="69"/>
          <w:jc w:val="center"/>
        </w:trPr>
        <w:tc>
          <w:tcPr>
            <w:tcW w:w="1457" w:type="dxa"/>
            <w:vAlign w:val="center"/>
          </w:tcPr>
          <w:p w:rsidRPr="002A1A2D" w:rsidR="002A1A2D" w:rsidP="002A1A2D" w:rsidRDefault="002A1A2D" w14:paraId="712512D6" w14:textId="77777777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:rsidRPr="002A1A2D" w:rsidR="002A1A2D" w:rsidP="002A1A2D" w:rsidRDefault="002A1A2D" w14:paraId="36509C9F" w14:textId="77777777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:rsidRPr="002A1A2D" w:rsidR="002A1A2D" w:rsidP="002A1A2D" w:rsidRDefault="002A1A2D" w14:paraId="4D95436C" w14:textId="77777777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:rsidRPr="002A1A2D" w:rsidR="002A1A2D" w:rsidP="002A1A2D" w:rsidRDefault="002A1A2D" w14:paraId="724860E5" w14:textId="77777777">
            <w:pPr>
              <w:rPr>
                <w:color w:val="000000" w:themeColor="text1"/>
              </w:rPr>
            </w:pPr>
          </w:p>
        </w:tc>
      </w:tr>
      <w:tr>
        <w:tc>
          <w:tcPr>
            <w:tcW w:w="1457" w:type="dxa"/>
          </w:tcPr>
          <w:p>
            <w:r>
              <w:t>Версия 1.1.0</w:t>
            </w:r>
          </w:p>
        </w:tc>
        <w:tc>
          <w:tcPr>
            <w:tcW w:w="1706" w:type="dxa"/>
          </w:tcPr>
          <w:p>
            <w:r>
              <w:t>28.01.2026</w:t>
            </w:r>
          </w:p>
        </w:tc>
        <w:tc>
          <w:tcPr>
            <w:tcW w:w="1953" w:type="dxa"/>
          </w:tcPr>
          <w:p>
            <w:r>
              <w:t>Claude Code</w:t>
            </w:r>
          </w:p>
        </w:tc>
        <w:tc>
          <w:tcPr>
            <w:tcW w:w="4203" w:type="dxa"/>
          </w:tcPr>
          <w:p>
            <w:r>
              <w:t>Внедрение системы типизации кодов требований (BR, FR, WF, RPT, NFR, INT, SEC)</w:t>
            </w:r>
          </w:p>
        </w:tc>
      </w:tr>
      <w:tr>
        <w:tc>
          <w:p>
            <w:ins w:author="Шаховский А.С." w:date="2026-01-29T00:00:00" w:id="200002">
              <w:r>
                <w:t>1.2.1</w:t>
              </w:r>
            </w:ins>
          </w:p>
        </w:tc>
        <w:tc>
          <w:p>
            <w:ins w:author="Шаховский А.С." w:date="2026-01-29T00:00:00" w:id="200003">
              <w:r>
                <w:t>29.01.2026</w:t>
              </w:r>
            </w:ins>
          </w:p>
        </w:tc>
        <w:tc>
          <w:p>
            <w:ins w:author="Шаховский А.С." w:date="2026-01-29T00:00:00" w:id="200004">
              <w:r>
                <w:t>Шаховский А.С.</w:t>
              </w:r>
            </w:ins>
          </w:p>
        </w:tc>
        <w:tc>
          <w:p>
            <w:ins w:author="Шаховский А.С." w:date="2026-01-29T00:00:00" w:id="200005">
              <w:r>
                <w:t>Интеграция 31 исправления из аудита логики: CRITICAL (4), HIGH (13), MEDIUM (10), LOW (4). Основные изменения: защита от конфликта параллельных операций, уточнение формул, правила округления, разделение возвратов по причинам.</w:t>
              </w:r>
            </w:ins>
          </w:p>
        </w:tc>
      </w:tr>
    </w:tbl>
    <w:p w:rsidRPr="002A1A2D" w:rsidR="002A1A2D" w:rsidRDefault="002A1A2D" w14:paraId="49C98FAA" w14:textId="77777777">
      <w:pPr>
        <w:spacing w:before="400"/>
        <w:rPr>
          <w:color w:val="000000" w:themeColor="text1"/>
          <w:lang w:val="ru-RU"/>
        </w:rPr>
      </w:pPr>
    </w:p>
    <w:sdt>
      <w:sdtPr>
        <w:rPr>
          <w:lang w:val="ru-RU"/>
        </w:rPr>
        <w:id w:val="-1445228323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noProof/>
          <w:color w:val="auto"/>
          <w:sz w:val="18"/>
          <w:szCs w:val="18"/>
          <w:lang w:val="ru-KZ"/>
        </w:rPr>
      </w:sdtEndPr>
      <w:sdtContent>
        <w:p w:rsidRPr="009276EA" w:rsidR="009276EA" w:rsidP="009276EA" w:rsidRDefault="009276EA" w14:paraId="62F47EBA" w14:textId="0470A894">
          <w:pPr>
            <w:pStyle w:val="ad"/>
            <w:jc w:val="center"/>
            <w:rPr>
              <w:color w:val="000000" w:themeColor="text1"/>
            </w:rPr>
          </w:pPr>
          <w:r w:rsidRPr="009276EA">
            <w:rPr>
              <w:color w:val="000000" w:themeColor="text1"/>
              <w:lang w:val="ru-RU"/>
            </w:rPr>
            <w:t>ОГЛАВЛЕНИЕ</w:t>
          </w:r>
        </w:p>
        <w:p w:rsidR="009276EA" w:rsidRDefault="009276EA" w14:paraId="104B7B03" w14:textId="6BAE5984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history="1" w:anchor="_Toc220519602">
            <w:r w:rsidRPr="009A1603">
              <w:rPr>
                <w:rStyle w:val="a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ABAECB8" w14:textId="7DF0FCF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03">
            <w:r w:rsidRPr="009A1603">
              <w:rPr>
                <w:rStyle w:val="a5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0182563" w14:textId="22A8F781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04">
            <w:r w:rsidRPr="009A1603">
              <w:rPr>
                <w:rStyle w:val="a5"/>
                <w:noProof/>
              </w:rPr>
              <w:t>1.1. Бизнес-к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295F18F0" w14:textId="76A3BEBF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05">
            <w:r w:rsidRPr="009A1603">
              <w:rPr>
                <w:rStyle w:val="a5"/>
                <w:noProof/>
              </w:rPr>
              <w:t>1.2. Суть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04C7E16" w14:textId="715C52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06">
            <w:r w:rsidRPr="009A1603">
              <w:rPr>
                <w:rStyle w:val="a5"/>
                <w:noProof/>
              </w:rPr>
              <w:t>1.3. Механизм возникновения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518DF618" w14:textId="74C73E58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07">
            <w:r w:rsidRPr="009A1603">
              <w:rPr>
                <w:rStyle w:val="a5"/>
                <w:noProof/>
              </w:rPr>
              <w:t>1.4. Конкретный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E26EA55" w14:textId="62BB7E6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08">
            <w:r w:rsidRPr="009A1603">
              <w:rPr>
                <w:rStyle w:val="a5"/>
                <w:noProof/>
              </w:rPr>
              <w:t>1.5.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5F8A322" w14:textId="33EF22F3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09">
            <w:r w:rsidRPr="009A1603">
              <w:rPr>
                <w:rStyle w:val="a5"/>
                <w:noProof/>
              </w:rPr>
              <w:t>1.6. Владелец процесса и приоритет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6E972A89" w14:textId="7D1B945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10">
            <w:r w:rsidRPr="009A1603">
              <w:rPr>
                <w:rStyle w:val="a5"/>
                <w:noProof/>
              </w:rPr>
              <w:t>2.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847CC25" w14:textId="7D11F593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1">
            <w:r w:rsidRPr="009A1603">
              <w:rPr>
                <w:rStyle w:val="a5"/>
                <w:noProof/>
              </w:rPr>
              <w:t>2.1.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56F8361" w14:textId="6AB98A47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2">
            <w:r w:rsidRPr="009A1603">
              <w:rPr>
                <w:rStyle w:val="a5"/>
                <w:noProof/>
              </w:rPr>
              <w:t>2.2. Ключевые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120FF536" w14:textId="3125FDD6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3">
            <w:r w:rsidRPr="009A1603">
              <w:rPr>
                <w:rStyle w:val="a5"/>
                <w:noProof/>
              </w:rPr>
              <w:t>2.3. Показатели рентабельности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093ECB59" w14:textId="09833A5C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4">
            <w:r w:rsidRPr="009A1603">
              <w:rPr>
                <w:rStyle w:val="a5"/>
                <w:noProof/>
              </w:rPr>
              <w:t>2.4. Уровни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90BC7AF" w14:textId="008FB08F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5">
            <w:r w:rsidRPr="009A1603">
              <w:rPr>
                <w:rStyle w:val="a5"/>
                <w:noProof/>
              </w:rPr>
              <w:t>2.5. Критерии срабатывания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63F860CF" w14:textId="5F5DBAEC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6">
            <w:r w:rsidRPr="009A1603">
              <w:rPr>
                <w:rStyle w:val="a5"/>
                <w:noProof/>
              </w:rPr>
              <w:t>2.7. SLA и автоэскалация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AA6D60A" w14:textId="7E115EA7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7">
            <w:r w:rsidRPr="009A1603">
              <w:rPr>
                <w:rStyle w:val="a5"/>
                <w:noProof/>
              </w:rPr>
              <w:t>2.8. Экстренное с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гласование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7D6E2C99" w14:textId="0E4FA8B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8">
            <w:r w:rsidRPr="009A1603">
              <w:rPr>
                <w:rStyle w:val="a5"/>
                <w:noProof/>
              </w:rPr>
              <w:t>2.9. Заказы с товарами нескольких бизнес-юнитов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06B1EA2A" w14:textId="615676DC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19">
            <w:r w:rsidRPr="009A1603">
              <w:rPr>
                <w:rStyle w:val="a5"/>
                <w:noProof/>
              </w:rPr>
              <w:t>2.10. Фиксация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7270F50B" w14:textId="14B5D36D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0">
            <w:r w:rsidRPr="009A1603">
              <w:rPr>
                <w:rStyle w:val="a5"/>
                <w:noProof/>
              </w:rPr>
              <w:t>2.11. Несколько Заказов по одной ЛС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72759224" w14:textId="33FC723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1">
            <w:r w:rsidRPr="009A1603">
              <w:rPr>
                <w:rStyle w:val="a5"/>
                <w:noProof/>
              </w:rPr>
              <w:t>2.12. Жизненный цикл Заказа клиента и статусы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2374658B" w14:textId="60D6433C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2">
            <w:r w:rsidRPr="009A1603">
              <w:rPr>
                <w:rStyle w:val="a5"/>
                <w:noProof/>
              </w:rPr>
              <w:t>2.13. Жизненный цикл локальной сметы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3683FB7" w14:textId="64A47567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3">
            <w:r w:rsidRPr="009A1603">
              <w:rPr>
                <w:rStyle w:val="a5"/>
                <w:noProof/>
              </w:rPr>
              <w:t>2.14. Изменение локальной сметы после частичной отгрузки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11612E7E" w14:textId="641B3BF9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4">
            <w:r w:rsidRPr="009A1603">
              <w:rPr>
                <w:rStyle w:val="a5"/>
                <w:noProof/>
              </w:rPr>
              <w:t>2.15. Возврат товара от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58415789" w14:textId="277DCA48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5">
            <w:r w:rsidRPr="009A1603">
              <w:rPr>
                <w:rStyle w:val="a5"/>
                <w:noProof/>
              </w:rPr>
              <w:t>2.17. Защита от рисков манипулирования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5DC812B6" w14:textId="0ACF9A17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6">
            <w:r w:rsidRPr="009A1603">
              <w:rPr>
                <w:rStyle w:val="a5"/>
                <w:noProof/>
              </w:rPr>
              <w:t>2.18. Риски реализации и их митигация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5F82B831" w14:textId="7B1DB05C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7">
            <w:r w:rsidRPr="009A1603">
              <w:rPr>
                <w:rStyle w:val="a5"/>
                <w:noProof/>
              </w:rPr>
              <w:t>2.19. Обеспечение наличием и санкции за невыкуп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4E1151B" w14:textId="540334B7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28">
            <w:r w:rsidRPr="009A1603">
              <w:rPr>
                <w:rStyle w:val="a5"/>
                <w:noProof/>
              </w:rPr>
              <w:t>2.19.9. Санкции за невыкуп ЛС (PHASE 2 — внедрение после 3 месяцев пилота)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9F37677" w14:textId="1370B8A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29">
            <w:r w:rsidRPr="009A1603">
              <w:rPr>
                <w:rStyle w:val="a5"/>
                <w:noProof/>
              </w:rPr>
              <w:t>3. Общая схема 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C147BE9" w14:textId="7D0DB6B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30">
            <w:r w:rsidRPr="009A1603">
              <w:rPr>
                <w:rStyle w:val="a5"/>
                <w:noProof/>
              </w:rPr>
              <w:t>4. Пилотный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48E27AD4" w14:textId="7C5D0674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31">
            <w:r w:rsidRPr="009A1603">
              <w:rPr>
                <w:rStyle w:val="a5"/>
                <w:noProof/>
              </w:rPr>
              <w:t>5. Связанные документы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338EE10C" w14:textId="4418F2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32">
            <w:r w:rsidRPr="009A1603">
              <w:rPr>
                <w:rStyle w:val="a5"/>
                <w:noProof/>
              </w:rPr>
              <w:t>6. Перечень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0B5C4E86" w14:textId="6E003C4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33">
            <w:r w:rsidRPr="009A1603">
              <w:rPr>
                <w:rStyle w:val="a5"/>
                <w:noProof/>
              </w:rPr>
              <w:t>7. Технические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6F3D10E4" w14:textId="667BE7F0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0519634">
            <w:r w:rsidRPr="009A1603">
              <w:rPr>
                <w:rStyle w:val="a5"/>
                <w:noProof/>
              </w:rPr>
              <w:t>7.1. Проблема фактической себестоимости и роль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14BDED19" w14:textId="0A09CC0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history="1" w:anchor="_Toc220519635">
            <w:r w:rsidRPr="009A1603">
              <w:rPr>
                <w:rStyle w:val="a5"/>
                <w:noProof/>
              </w:rPr>
              <w:t>8. FAQ: Типовые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76EA" w:rsidRDefault="009276EA" w14:paraId="58AE99A2" w14:textId="553D8BB5">
          <w:r>
            <w:rPr>
              <w:b/>
              <w:bCs/>
              <w:noProof/>
            </w:rPr>
            <w:fldChar w:fldCharType="end"/>
          </w:r>
        </w:p>
      </w:sdtContent>
    </w:sdt>
    <w:p w:rsidRPr="009276EA" w:rsidR="00F65234" w:rsidRDefault="00F65234" w14:paraId="1110281A" w14:textId="0356C2F7">
      <w:pPr>
        <w:rPr>
          <w:lang w:val="ru-RU"/>
        </w:rPr>
      </w:pPr>
    </w:p>
    <w:p w:rsidR="009276EA" w:rsidRDefault="009276EA" w14:paraId="092E637E" w14:textId="3282370D">
      <w:r>
        <w:br w:type="page"/>
      </w:r>
    </w:p>
    <w:p w:rsidR="005B6C69" w:rsidRDefault="005B6C69" w14:paraId="4886C5D7" w14:textId="77777777"/>
    <w:p w:rsidRPr="002A1A2D" w:rsidR="00E512A7" w:rsidP="009276EA" w:rsidRDefault="009276EA" w14:paraId="33DF31DB" w14:textId="733BD5C1">
      <w:pPr>
        <w:pStyle w:val="1"/>
        <w:jc w:val="center"/>
        <w:rPr>
          <w:color w:val="000000" w:themeColor="text1"/>
        </w:rPr>
      </w:pPr>
      <w:bookmarkStart w:name="_Toc220519602" w:id="0"/>
      <w:r w:rsidRPr="002A1A2D">
        <w:rPr>
          <w:color w:val="000000" w:themeColor="text1"/>
        </w:rPr>
        <w:t>ГЛОССАРИЙ</w:t>
      </w:r>
      <w:bookmarkEnd w:id="0"/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530"/>
      </w:tblGrid>
      <w:tr w:rsidRPr="002A1A2D" w:rsidR="002A1A2D" w:rsidTr="00F65234" w14:paraId="47240E09" w14:textId="77777777">
        <w:trPr>
          <w:tblHeader/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488722E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51911D76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Pr="002A1A2D" w:rsidR="002A1A2D" w:rsidTr="00F65234" w14:paraId="5A4AA233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D3B44C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5C9D05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- расчетная себестоимость товара для оперативного контроля рентабельности.</w:t>
            </w:r>
          </w:p>
        </w:tc>
      </w:tr>
      <w:tr w:rsidRPr="002A1A2D" w:rsidR="002A1A2D" w:rsidTr="00F65234" w14:paraId="3B12753F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C3D5D75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937570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Pr="002A1A2D" w:rsidR="002A1A2D" w:rsidTr="00F65234" w14:paraId="181991AB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E28B33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A707A8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Pr="002A1A2D" w:rsidR="002A1A2D" w:rsidTr="00F65234" w14:paraId="6689B1CB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F613EE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675DE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- документ с согласованными условиями поставки.</w:t>
            </w:r>
          </w:p>
        </w:tc>
      </w:tr>
      <w:tr w:rsidRPr="002A1A2D" w:rsidR="002A1A2D" w:rsidTr="00F65234" w14:paraId="3C984C83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769AE7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02167D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Pr="002A1A2D" w:rsidR="002A1A2D" w:rsidTr="00F65234" w14:paraId="6A12D47C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BC0F0A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E99B71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Pr="002A1A2D" w:rsidR="002A1A2D" w:rsidTr="00F65234" w14:paraId="0DFF9237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F6E8A1C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EB5580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- документ фактической отгрузки. Создается из согласованного Заказа.</w:t>
            </w:r>
          </w:p>
        </w:tc>
      </w:tr>
      <w:tr w:rsidRPr="002A1A2D" w:rsidR="002A1A2D" w:rsidTr="00F65234" w14:paraId="7660740B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098F0F8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611B4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- согласование при отклонении 1,00–15,00 п.п.</w:t>
            </w:r>
          </w:p>
        </w:tc>
      </w:tr>
      <w:tr w:rsidRPr="002A1A2D" w:rsidR="002A1A2D" w:rsidTr="00F65234" w14:paraId="6A40157E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D50B07F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8FE48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- эскалация от РБЮ при просрочке SLA, разрешение экстренных отгрузок до 15.00</w:t>
            </w:r>
          </w:p>
        </w:tc>
      </w:tr>
      <w:tr w:rsidRPr="002A1A2D" w:rsidR="002A1A2D" w:rsidTr="00F65234" w14:paraId="49974583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78570EB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549C1A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- согласование при отклонении 15.01–25.00</w:t>
            </w:r>
          </w:p>
        </w:tc>
      </w:tr>
      <w:tr w:rsidRPr="002A1A2D" w:rsidR="002A1A2D" w:rsidTr="00F65234" w14:paraId="27CCD200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52999E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ADC12D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- согласование при отклонении свыше 25.00</w:t>
            </w:r>
          </w:p>
        </w:tc>
      </w:tr>
      <w:tr w:rsidRPr="002A1A2D" w:rsidR="002A1A2D" w:rsidTr="00F65234" w14:paraId="5EFABE73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7A10D6F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88D477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- метод списания партий.</w:t>
            </w:r>
          </w:p>
        </w:tc>
      </w:tr>
      <w:tr w:rsidRPr="002A1A2D" w:rsidR="002A1A2D" w:rsidTr="00F65234" w14:paraId="49209C1D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4691A1E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F1BD0A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Pr="002A1A2D" w:rsidR="002A1A2D" w:rsidTr="00F65234" w14:paraId="6E595426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311F1A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6F994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Pr="002A1A2D" w:rsidR="002A1A2D" w:rsidTr="00F65234" w14:paraId="468F7B58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3FE2E96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94E293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Pr="002A1A2D" w:rsidR="002A1A2D" w:rsidTr="00F65234" w14:paraId="18C04737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97BB584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9EF348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- договор с B2B-клиентом, фиксирующий условия работы.</w:t>
            </w:r>
          </w:p>
        </w:tc>
      </w:tr>
      <w:tr w:rsidRPr="002A1A2D" w:rsidR="002A1A2D" w:rsidTr="00F65234" w14:paraId="3ABC90C2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378C6B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B6C747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Pr="002A1A2D" w:rsidR="002A1A2D" w:rsidTr="00F65234" w14:paraId="69C82780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F0A3DA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6EC7EC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Pr="002A1A2D" w:rsidR="002A1A2D" w:rsidTr="00F65234" w14:paraId="43A66633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EA054E8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E6285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Pr="002A1A2D" w:rsidR="002A1A2D" w:rsidTr="00F65234" w14:paraId="2C7676A2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1AB8F2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D9F1F0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- отменяет ранее проведенную отгрузку, возвращает товар в учетный остаток.</w:t>
            </w:r>
          </w:p>
        </w:tc>
      </w:tr>
      <w:tr w:rsidRPr="002A1A2D" w:rsidR="002A1A2D" w:rsidTr="00F65234" w14:paraId="00ED9B92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7B200F0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DADA1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Pr="002A1A2D" w:rsidR="002A1A2D" w:rsidTr="00F65234" w14:paraId="4D789D86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675E324" w14:textId="77777777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397B14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Pr="002A1A2D" w:rsidR="002A1A2D" w:rsidTr="00F65234" w14:paraId="11E926B4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400861" w14:textId="77777777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E8E3DE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Pr="002A1A2D" w:rsidR="002A1A2D" w:rsidTr="00F65234" w14:paraId="50A09515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87E76D2" w14:textId="77777777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Реабилитация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6A12F4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Pr="002A1A2D" w:rsidR="002A1A2D" w:rsidTr="00F65234" w14:paraId="28009F95" w14:textId="77777777">
        <w:trPr>
          <w:jc w:val="center"/>
        </w:trPr>
        <w:tc>
          <w:tcPr>
            <w:tcW w:w="283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B8426FD" w14:textId="77777777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7D8820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:rsidR="00F65234" w:rsidP="00F65234" w:rsidRDefault="00F65234" w14:paraId="771AC22F" w14:textId="77777777">
      <w:pPr>
        <w:pStyle w:val="1"/>
        <w:rPr>
          <w:color w:val="000000" w:themeColor="text1"/>
        </w:rPr>
      </w:pPr>
    </w:p>
    <w:p w:rsidR="00F65234" w:rsidRDefault="00F65234" w14:paraId="6DC50BF8" w14:textId="77777777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/>
    <w:p>
      <w:pPr>
        <w:pStyle w:val="2"/>
      </w:pPr>
      <w:r>
        <w:t>Система кодов требований</w:t>
      </w:r>
    </w:p>
    <w:p>
      <w:r>
        <w:t>В документе используется система кодов с типизацией:</w:t>
      </w:r>
    </w:p>
    <w:p>
      <w:r>
        <w:t/>
      </w:r>
    </w:p>
    <w:p>
      <w:r>
        <w:t>• LS-BR-XXX - Бизнес-правила (Business Rules)</w:t>
      </w:r>
      <w:r>
        <w:rPr>
          <w:b w:val="0"/>
        </w:rPr>
        <w:t>.</w:t>
      </w:r>
    </w:p>
    <w:p>
      <w:r>
        <w:t xml:space="preserve">  Расчеты, лимиты, контроль рентабельности, пороговые значения</w:t>
      </w:r>
    </w:p>
    <w:p>
      <w:r>
        <w:t/>
      </w:r>
    </w:p>
    <w:p>
      <w:r>
        <w:t>• LS-FR-XXX - Функциональные требования (Functional Requirements)</w:t>
      </w:r>
      <w:r>
        <w:rPr>
          <w:b w:val="0"/>
        </w:rPr>
        <w:t>.</w:t>
      </w:r>
    </w:p>
    <w:p>
      <w:r>
        <w:t>  Формы, статусы, поля, UI-элементы, интерфейс пользователя</w:t>
      </w:r>
    </w:p>
    <w:p>
      <w:r>
        <w:t/>
      </w:r>
    </w:p>
    <w:p>
      <w:r>
        <w:t>• LS-WF-XXX - Процессы и согласования (Workflow)</w:t>
      </w:r>
      <w:r>
        <w:rPr>
          <w:b w:val="0"/>
        </w:rPr>
        <w:t>.</w:t>
      </w:r>
    </w:p>
    <w:p>
      <w:r>
        <w:t>  Маршруты согласования, SLA, эскалации, уведомления</w:t>
      </w:r>
    </w:p>
    <w:p>
      <w:r>
        <w:t/>
      </w:r>
    </w:p>
    <w:p>
      <w:r>
        <w:t>• LS-RPT-XXX - Отчеты и аналитика (Reports)</w:t>
      </w:r>
      <w:r>
        <w:rPr>
          <w:b w:val="0"/>
        </w:rPr>
        <w:t>.</w:t>
      </w:r>
    </w:p>
    <w:p>
      <w:r>
        <w:t>  Дашборды, выгрузки, KPI, аналитические формы</w:t>
      </w:r>
    </w:p>
    <w:p>
      <w:r>
        <w:t/>
      </w:r>
    </w:p>
    <w:p>
      <w:r>
        <w:t>• LS-NFR-XXX - Нефункциональные требования</w:t>
      </w:r>
      <w:r>
        <w:rPr>
          <w:b w:val="0"/>
        </w:rPr>
        <w:t>.</w:t>
      </w:r>
    </w:p>
    <w:p>
      <w:r>
        <w:t xml:space="preserve">  Производительность, надежность, масштабируемость</w:t>
      </w:r>
    </w:p>
    <w:p>
      <w:r>
        <w:t/>
      </w:r>
    </w:p>
    <w:p>
      <w:r>
        <w:t>• LS-INT-XXX - Интеграции</w:t>
      </w:r>
      <w:r>
        <w:rPr>
          <w:b w:val="0"/>
        </w:rPr>
        <w:t>.</w:t>
      </w:r>
    </w:p>
    <w:p>
      <w:r>
        <w:t>  Внешние системы, API, обмен данными</w:t>
      </w:r>
    </w:p>
    <w:p>
      <w:r>
        <w:t/>
      </w:r>
    </w:p>
    <w:p>
      <w:r>
        <w:t>• LS-SEC-XXX - Безопасность</w:t>
      </w:r>
      <w:r>
        <w:rPr>
          <w:b w:val="0"/>
        </w:rPr>
        <w:t>.</w:t>
      </w:r>
    </w:p>
    <w:p>
      <w:r>
        <w:t>  Права доступа, аудит, защита данных</w:t>
      </w:r>
    </w:p>
    <w:p/>
    <w:p w:rsidRPr="002A1A2D" w:rsidR="00E512A7" w:rsidP="00EE4961" w:rsidRDefault="00000000" w14:paraId="22D6E0F6" w14:textId="58988221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03" w:id="1"/>
      <w:r w:rsidRPr="002A1A2D">
        <w:rPr>
          <w:color w:val="000000" w:themeColor="text1"/>
        </w:rPr>
        <w:lastRenderedPageBreak/>
        <w:t>Описание проблемы</w:t>
      </w:r>
      <w:bookmarkEnd w:id="1"/>
    </w:p>
    <w:p w:rsidRPr="002A1A2D" w:rsidR="00E512A7" w:rsidRDefault="00000000" w14:paraId="28810167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04" w:id="2"/>
      <w:r w:rsidRPr="002A1A2D">
        <w:rPr>
          <w:color w:val="000000" w:themeColor="text1"/>
        </w:rPr>
        <w:t>Бизнес-контекст</w:t>
      </w:r>
      <w:bookmarkEnd w:id="2"/>
    </w:p>
    <w:p w:rsidRPr="002A1A2D" w:rsidR="00E512A7" w:rsidRDefault="00000000" w14:paraId="781FA38E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:rsidRPr="002A1A2D" w:rsidR="00E512A7" w:rsidRDefault="00000000" w14:paraId="70D2884D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:rsidRPr="002A1A2D" w:rsidR="00E512A7" w:rsidRDefault="00000000" w14:paraId="57C3ECA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:rsidRPr="002A1A2D" w:rsidR="00E512A7" w:rsidRDefault="00000000" w14:paraId="1259C3A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:rsidRPr="002A1A2D" w:rsidR="00E512A7" w:rsidRDefault="00000000" w14:paraId="18B42F2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:rsidRPr="002A1A2D" w:rsidR="00E512A7" w:rsidRDefault="00000000" w14:paraId="5382595D" w14:textId="77777777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:rsidR="005B6C69" w:rsidRDefault="005B6C69" w14:paraId="4AAB2F55" w14:textId="77777777"/>
    <w:p w:rsidR="005B6C69" w:rsidRDefault="00000000" w14:paraId="2443B4F6" w14:textId="77777777">
      <w:r>
        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
      </w:r>
    </w:p>
    <w:p w:rsidRPr="002A1A2D" w:rsidR="00E512A7" w:rsidRDefault="00000000" w14:paraId="5481F61E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05" w:id="3"/>
      <w:r w:rsidRPr="002A1A2D">
        <w:rPr>
          <w:color w:val="000000" w:themeColor="text1"/>
        </w:rPr>
        <w:t>Суть проблемы</w:t>
      </w:r>
      <w:bookmarkEnd w:id="3"/>
    </w:p>
    <w:p w:rsidRPr="002A1A2D" w:rsidR="00E512A7" w:rsidRDefault="00000000" w14:paraId="18CBB1F2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-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
      </w:r>
    </w:p>
    <w:p w:rsidRPr="002A1A2D" w:rsidR="00E512A7" w:rsidRDefault="00000000" w14:paraId="59764A9C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- выборочный выкуп позиций.</w:t>
      </w:r>
    </w:p>
    <w:p w:rsidRPr="002A1A2D" w:rsidR="00E512A7" w:rsidRDefault="00000000" w14:paraId="2A191745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06" w:id="4"/>
      <w:r w:rsidRPr="002A1A2D">
        <w:rPr>
          <w:color w:val="000000" w:themeColor="text1"/>
        </w:rPr>
        <w:t>Механизм возникновения</w:t>
      </w:r>
      <w:bookmarkEnd w:id="4"/>
    </w:p>
    <w:p w:rsidRPr="002A1A2D" w:rsidR="00E512A7" w:rsidRDefault="00000000" w14:paraId="1F9E6851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:rsidRPr="002A1A2D" w:rsidR="00E512A7" w:rsidRDefault="00000000" w14:paraId="1B14B26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- цена занижена под рынок, рентабельность 10–15%;</w:t>
      </w:r>
    </w:p>
    <w:p w:rsidRPr="002A1A2D" w:rsidR="00E512A7" w:rsidRDefault="00000000" w14:paraId="040C33F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- цена с запасом, рентабельность 50–60%;</w:t>
      </w:r>
    </w:p>
    <w:p w:rsidRPr="002A1A2D" w:rsidR="00E512A7" w:rsidRDefault="00000000" w14:paraId="633266D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- рентабельность 35% (баланс).</w:t>
      </w:r>
    </w:p>
    <w:p w:rsidRPr="002A1A2D" w:rsidR="00E512A7" w:rsidRDefault="00000000" w14:paraId="1F9F42D5" w14:textId="77777777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:rsidRPr="002A1A2D" w:rsidR="00E512A7" w:rsidRDefault="00000000" w14:paraId="3BD3B63A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:rsidRPr="002A1A2D" w:rsidR="00E512A7" w:rsidRDefault="00000000" w14:paraId="4402A88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:rsidRPr="002A1A2D" w:rsidR="00E512A7" w:rsidRDefault="00000000" w14:paraId="350864F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:rsidRPr="002A1A2D" w:rsidR="00CD184C" w:rsidP="00CD184C" w:rsidRDefault="00CD184C" w14:paraId="1E161F5D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51BDFF23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
      </w:r>
    </w:p>
    <w:p w:rsidRPr="002A1A2D" w:rsidR="00E512A7" w:rsidRDefault="00000000" w14:paraId="00F1BF14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07" w:id="5"/>
      <w:r w:rsidRPr="002A1A2D">
        <w:rPr>
          <w:color w:val="000000" w:themeColor="text1"/>
        </w:rPr>
        <w:t>Конкретный пример</w:t>
      </w:r>
      <w:bookmarkEnd w:id="5"/>
    </w:p>
    <w:p w:rsidRPr="002A1A2D" w:rsidR="00E512A7" w:rsidRDefault="00000000" w14:paraId="553C222E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1 000 000 руб. с плановой рентабельностью 35%:</w:t>
      </w:r>
    </w:p>
    <w:tbl>
      <w:tblPr>
        <w:tblW w:w="100" w:type="auto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Pr="002A1A2D" w:rsidR="002A1A2D" w14:paraId="5602EF65" w14:textId="77777777">
        <w:trPr>
          <w:tblHeader/>
        </w:trPr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7EF8163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E799A5F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6A23E62E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7E427156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Pr="002A1A2D" w:rsidR="002A1A2D" w14:paraId="172D753A" w14:textId="77777777"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9A6D8F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0DE95C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162504E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53902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Pr="002A1A2D" w:rsidR="002A1A2D" w14:paraId="2ED10DFC" w14:textId="77777777"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5F6E41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B9A5FF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C6147D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B0F237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Pr="002A1A2D" w:rsidR="002A1A2D" w14:paraId="78AB5D00" w14:textId="77777777"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AFE"/>
            <w:vAlign w:val="center"/>
          </w:tcPr>
          <w:p w:rsidRPr="002A1A2D" w:rsidR="00E512A7" w:rsidRDefault="00000000" w14:paraId="25125065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AFE"/>
            <w:vAlign w:val="center"/>
          </w:tcPr>
          <w:p w:rsidRPr="002A1A2D" w:rsidR="00E512A7" w:rsidRDefault="00000000" w14:paraId="4AA2EFFC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AFE"/>
            <w:vAlign w:val="center"/>
          </w:tcPr>
          <w:p w:rsidRPr="002A1A2D" w:rsidR="00E512A7" w:rsidRDefault="00000000" w14:paraId="67DD605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BEAFE"/>
            <w:vAlign w:val="center"/>
          </w:tcPr>
          <w:p w:rsidRPr="002A1A2D" w:rsidR="00E512A7" w:rsidRDefault="00000000" w14:paraId="32C63350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:rsidRPr="002A1A2D" w:rsidR="00E512A7" w:rsidRDefault="00000000" w14:paraId="611BBA24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:rsidRPr="002A1A2D" w:rsidR="00E512A7" w:rsidRDefault="00000000" w14:paraId="7FC0DB8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:rsidRPr="002A1A2D" w:rsidR="00E512A7" w:rsidRDefault="00000000" w14:paraId="24B3C6A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:rsidRPr="002A1A2D" w:rsidR="00E512A7" w:rsidRDefault="00000000" w14:paraId="1FD9D0D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:rsidRPr="002A1A2D" w:rsidR="00E512A7" w:rsidRDefault="00000000" w14:paraId="022E64F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- ЛС осталась незакрытой.</w:t>
      </w:r>
    </w:p>
    <w:p w:rsidRPr="002A1A2D" w:rsidR="00E512A7" w:rsidRDefault="00000000" w14:paraId="48E4E1F3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Результат:</w:t>
      </w:r>
    </w:p>
    <w:p w:rsidRPr="002A1A2D" w:rsidR="00E512A7" w:rsidRDefault="00000000" w14:paraId="0FBD0F4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:rsidRPr="002A1A2D" w:rsidR="00E512A7" w:rsidRDefault="00000000" w14:paraId="63000C2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- без автоматов она убыточна;</w:t>
      </w:r>
    </w:p>
    <w:p w:rsidRPr="002A1A2D" w:rsidR="00E512A7" w:rsidRDefault="00000000" w14:paraId="13DE391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:rsidRPr="002A1A2D" w:rsidR="00E512A7" w:rsidRDefault="00000000" w14:paraId="4F3FE3F1" w14:textId="77777777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:rsidRPr="002A1A2D" w:rsidR="00E512A7" w:rsidRDefault="00000000" w14:paraId="6118792E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08" w:id="6"/>
      <w:r w:rsidRPr="002A1A2D">
        <w:rPr>
          <w:color w:val="000000" w:themeColor="text1"/>
        </w:rPr>
        <w:t>Последствия</w:t>
      </w:r>
      <w:bookmarkEnd w:id="6"/>
    </w:p>
    <w:p w:rsidRPr="002A1A2D" w:rsidR="00E512A7" w:rsidRDefault="00000000" w14:paraId="02EDB16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:rsidRPr="002A1A2D" w:rsidR="00E512A7" w:rsidRDefault="00000000" w14:paraId="73BA9DA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:rsidRPr="002A1A2D" w:rsidR="00E512A7" w:rsidRDefault="00000000" w14:paraId="593EA0C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:rsidRPr="002A1A2D" w:rsidR="00E512A7" w:rsidRDefault="00000000" w14:paraId="52A9E66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:rsidRPr="002A1A2D" w:rsidR="00E512A7" w:rsidRDefault="00000000" w14:paraId="5AF8D289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09" w:id="7"/>
      <w:r w:rsidRPr="002A1A2D">
        <w:rPr>
          <w:color w:val="000000" w:themeColor="text1"/>
        </w:rPr>
        <w:t>Владелец процесса и приоритет KPI</w:t>
      </w:r>
      <w:bookmarkEnd w:id="7"/>
    </w:p>
    <w:p w:rsidRPr="002A1A2D" w:rsidR="00E512A7" w:rsidRDefault="00000000" w14:paraId="16B1B8CC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:rsidRPr="002A1A2D" w:rsidR="00E512A7" w:rsidRDefault="00000000" w14:paraId="3B0B3A9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- приоритет сверху вниз):</w:t>
      </w:r>
    </w:p>
    <w:p w:rsidRPr="002A1A2D" w:rsidR="00E512A7" w:rsidRDefault="00000000" w14:paraId="38D3431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- приоритет 1;</w:t>
      </w:r>
    </w:p>
    <w:p w:rsidRPr="002A1A2D" w:rsidR="00E512A7" w:rsidRDefault="00000000" w14:paraId="1BC2995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- приоритет 2;</w:t>
      </w:r>
    </w:p>
    <w:p w:rsidRPr="002A1A2D" w:rsidR="00E512A7" w:rsidRDefault="00000000" w14:paraId="13813E0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- приоритет 3.</w:t>
      </w:r>
    </w:p>
    <w:p w:rsidRPr="002A1A2D" w:rsidR="00E512A7" w:rsidRDefault="00000000" w14:paraId="603463F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
      </w:r>
    </w:p>
    <w:p w:rsidRPr="002A1A2D" w:rsidR="00E512A7" w:rsidRDefault="00000000" w14:paraId="54EBA5AA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 не более 2% от месячного объема продаж. Мониторинг - ежемесячный отчет "Потери из-за согласований" (LS-RPT-070). При превышении - пересмотр порогов.</w:t>
      </w:r>
      <w:r w:rsidRPr="002A1A2D">
        <w:rPr>
          <w:color w:val="000000" w:themeColor="text1"/>
        </w:rPr>
      </w:r>
    </w:p>
    <w:p w:rsidRPr="002A1A2D" w:rsidR="00E512A7" w:rsidRDefault="00000000" w14:paraId="6F3F47AB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:rsidRPr="002A1A2D" w:rsidR="00E512A7" w:rsidRDefault="00000000" w14:paraId="69AD4DF3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10" w:id="8"/>
      <w:r w:rsidRPr="002A1A2D">
        <w:rPr>
          <w:color w:val="000000" w:themeColor="text1"/>
        </w:rPr>
        <w:t>Описание решения</w:t>
      </w:r>
      <w:bookmarkEnd w:id="8"/>
    </w:p>
    <w:tbl>
      <w:tblPr>
        <w:tblW w:w="100" w:type="auto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Pr="002A1A2D" w:rsidR="002A1A2D" w:rsidTr="002A1A2D" w14:paraId="3D2DA8E4" w14:textId="77777777">
        <w:tc>
          <w:tcPr>
            <w:tcW w:w="9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AE2D5" w:themeFill="accent2" w:themeFillTint="33"/>
            <w:vAlign w:val="center"/>
          </w:tcPr>
          <w:p w:rsidRPr="002A1A2D" w:rsidR="00E512A7" w:rsidRDefault="00000000" w14:paraId="38945398" w14:textId="77777777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:rsidRPr="002A1A2D" w:rsidR="00E512A7" w:rsidRDefault="00000000" w14:paraId="2D57D2C6" w14:textId="77777777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:rsidRPr="002A1A2D" w:rsidR="00E512A7" w:rsidRDefault="00000000" w14:paraId="1D3DC6A1" w14:textId="77777777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- обязательное условие запуска.</w:t>
            </w:r>
          </w:p>
          <w:p w:rsidRPr="002A1A2D" w:rsidR="00E512A7" w:rsidRDefault="00000000" w14:paraId="65F9DA04" w14:textId="77777777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- см. раздел 6.</w:t>
            </w:r>
          </w:p>
        </w:tc>
      </w:tr>
    </w:tbl>
    <w:p w:rsidRPr="002A1A2D" w:rsidR="00E512A7" w:rsidRDefault="00E512A7" w14:paraId="1BB4F9B6" w14:textId="77777777">
      <w:pPr>
        <w:spacing w:before="200"/>
        <w:rPr>
          <w:color w:val="000000" w:themeColor="text1"/>
        </w:rPr>
      </w:pPr>
    </w:p>
    <w:p w:rsidRPr="002A1A2D" w:rsidR="00E512A7" w:rsidRDefault="00000000" w14:paraId="08DC8E84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1" w:id="9"/>
      <w:r w:rsidRPr="002A1A2D">
        <w:rPr>
          <w:color w:val="000000" w:themeColor="text1"/>
        </w:rPr>
        <w:t>Концепция</w:t>
      </w:r>
      <w:bookmarkEnd w:id="9"/>
    </w:p>
    <w:p w:rsidRPr="002A1A2D" w:rsidR="00E512A7" w:rsidRDefault="00000000" w14:paraId="105417CD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-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:rsidRPr="002A1A2D" w:rsidR="00E512A7" w:rsidRDefault="00000000" w14:paraId="0521CFA5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2" w:id="10"/>
      <w:r w:rsidRPr="002A1A2D">
        <w:rPr>
          <w:color w:val="000000" w:themeColor="text1"/>
        </w:rPr>
        <w:t>Ключевые принципы</w:t>
      </w:r>
      <w:bookmarkEnd w:id="10"/>
    </w:p>
    <w:p w:rsidRPr="002A1A2D" w:rsidR="00E512A7" w:rsidRDefault="00000000" w14:paraId="7D279AF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- система проверяет, как изменится накопленная рентабельность после добавления текущего Заказа;</w:t>
      </w:r>
    </w:p>
    <w:p w:rsidRPr="002A1A2D" w:rsidR="00E512A7" w:rsidRDefault="00000000" w14:paraId="737023F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- при создании Заказа система пересчитывает рентабельность неиспользованных позиций ЛС;</w:t>
      </w:r>
    </w:p>
    <w:p w:rsidRPr="002A1A2D" w:rsidR="00E512A7" w:rsidRDefault="00000000" w14:paraId="30214DF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- высокомаржинальные отгрузки компенсируют последующие низкомаржинальные;</w:t>
      </w:r>
    </w:p>
    <w:p w:rsidRPr="002A1A2D" w:rsidR="00E512A7" w:rsidRDefault="00000000" w14:paraId="08B7F6D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- Заказ с отклонением не может быть согласован (товар не резервируется) до согласования;</w:t>
      </w:r>
    </w:p>
    <w:p w:rsidRPr="002A1A2D" w:rsidR="00E512A7" w:rsidRDefault="00000000" w14:paraId="148532E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- в зависимости от величины отклонения.</w:t>
      </w:r>
    </w:p>
    <w:p w:rsidRPr="002A1A2D" w:rsidR="00E512A7" w:rsidRDefault="00000000" w14:paraId="54FDB1FC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3" w:id="11"/>
      <w:r w:rsidRPr="002A1A2D">
        <w:rPr>
          <w:color w:val="000000" w:themeColor="text1"/>
        </w:rPr>
        <w:t>Показатели рентабельности</w:t>
      </w:r>
      <w:bookmarkEnd w:id="11"/>
    </w:p>
    <w:p w:rsidRPr="002A1A2D" w:rsidR="00E512A7" w:rsidRDefault="00000000" w14:paraId="23A1FEFE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:rsidRPr="002A1A2D" w:rsidR="00E512A7" w:rsidRDefault="00000000" w14:paraId="18C02613" w14:textId="77777777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
      </w:r>
    </w:p>
    <w:p w:rsidRPr="002A1A2D" w:rsidR="00E512A7" w:rsidRDefault="00000000" w14:paraId="1E816B8A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
      </w:r>
    </w:p>
    <w:p w:rsidRPr="002A1A2D" w:rsidR="00E512A7" w:rsidRDefault="00000000" w14:paraId="66074F4B" w14:textId="77777777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менеджер не несет ответственность за финансовый результат.</w:t>
      </w:r>
    </w:p>
    <w:p w:rsidRPr="002A1A2D" w:rsidR="00E512A7" w:rsidRDefault="00000000" w14:paraId="4179D8FF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0"/>
      </w:tblGrid>
      <w:tr w:rsidRPr="002A1A2D" w:rsidR="002A1A2D" w:rsidTr="00F65234" w14:paraId="6BE3B661" w14:textId="77777777">
        <w:trPr>
          <w:tblHeader/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7A8685ED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5CCC664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Pr="002A1A2D" w:rsidR="002A1A2D" w:rsidTr="00F65234" w14:paraId="37790322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9D88F17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3F635C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Pr="002A1A2D" w:rsidR="002A1A2D" w:rsidTr="00F65234" w14:paraId="7BE10405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3879F6E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3A020E0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Pr="002A1A2D" w:rsidR="002A1A2D" w:rsidTr="00F65234" w14:paraId="73ECAE32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02644016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AFB40A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Pr="002A1A2D" w:rsidR="002A1A2D" w:rsidTr="00F65234" w14:paraId="117ADA02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9E3AF58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ECAB47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Pr="002A1A2D" w:rsidR="002A1A2D" w:rsidTr="00F65234" w14:paraId="50BF754C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10A33DA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F7403B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:rsidRPr="002A1A2D" w:rsidR="00E512A7" w:rsidRDefault="00000000" w14:paraId="5C03BB26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:rsidRPr="002A1A2D" w:rsidR="00E512A7" w:rsidRDefault="00000000" w14:paraId="162F992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- если хуже плана ЛС на 1 п.п. и более, требуется согласование;</w:t>
      </w:r>
    </w:p>
    <w:p w:rsidRPr="002A1A2D" w:rsidR="00E512A7" w:rsidRDefault="00000000" w14:paraId="3B12C8F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- если хуже плана ЛС на 1 п.п. и более, требуется согласование;</w:t>
      </w:r>
    </w:p>
    <w:p w:rsidRPr="002A1A2D" w:rsidR="00E512A7" w:rsidRDefault="00000000" w14:paraId="5AB502E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:rsidRPr="002A1A2D" w:rsidR="00E512A7" w:rsidRDefault="00000000" w14:paraId="6D3E0B5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- контроль накопленной рентабельности vs план (см. п. 3.11).</w:t>
      </w:r>
    </w:p>
    <w:p w:rsidRPr="002A1A2D" w:rsidR="00E512A7" w:rsidRDefault="00000000" w14:paraId="00463997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4" w:id="12"/>
      <w:r w:rsidRPr="002A1A2D">
        <w:rPr>
          <w:color w:val="000000" w:themeColor="text1"/>
        </w:rPr>
        <w:t>Уровни согласования</w:t>
      </w:r>
      <w:bookmarkEnd w:id="12"/>
    </w:p>
    <w:p w:rsidRPr="002A1A2D" w:rsidR="00E512A7" w:rsidRDefault="00000000" w14:paraId="211C0AAF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:rsidRPr="002A1A2D" w:rsidR="00E512A7" w:rsidRDefault="00000000" w14:paraId="4BD29139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:rsidRPr="002A1A2D" w:rsidR="00E512A7" w:rsidRDefault="00000000" w14:paraId="681A220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:rsidRPr="002A1A2D" w:rsidR="00E512A7" w:rsidRDefault="00000000" w14:paraId="4D985D14" w14:textId="77777777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:rsidRPr="002A1A2D" w:rsidR="00E512A7" w:rsidRDefault="00000000" w14:paraId="6937AFBD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:rsidRPr="002A1A2D" w:rsidR="00E512A7" w:rsidRDefault="00000000" w14:paraId="185DDFF2" w14:textId="77777777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:rsidRPr="002A1A2D" w:rsidR="00E512A7" w:rsidRDefault="00000000" w14:paraId="64650B2C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300"/>
        <w:gridCol w:w="2500"/>
      </w:tblGrid>
      <w:tr w:rsidRPr="002A1A2D" w:rsidR="002A1A2D" w:rsidTr="00F65234" w14:paraId="62BF68FE" w14:textId="77777777">
        <w:trPr>
          <w:tblHeader/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36A8309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7831A0E5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22F66CF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Pr="002A1A2D" w:rsidR="002A1A2D" w:rsidTr="00F65234" w14:paraId="3EDDB007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642BBEA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7D3CDE9B" w14:textId="77777777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334E26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</w:tr>
      <w:tr w:rsidRPr="002A1A2D" w:rsidR="002A1A2D" w:rsidTr="00F65234" w14:paraId="38368AF2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9B6E1F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808CB3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46956D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Pr="002A1A2D" w:rsidR="002A1A2D" w:rsidTr="00F65234" w14:paraId="7795B486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1F7D28E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F96E83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B57EFC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Pr="002A1A2D" w:rsidR="002A1A2D" w:rsidTr="00F65234" w14:paraId="6348ABC8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453B6AC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37CE02A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8B06CB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:rsidRPr="002A1A2D" w:rsidR="00E512A7" w:rsidRDefault="00000000" w14:paraId="75F31409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:rsidRPr="002A1A2D" w:rsidR="00E512A7" w:rsidRDefault="00000000" w14:paraId="09548B3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
      </w:r>
    </w:p>
    <w:p w:rsidRPr="002A1A2D" w:rsidR="00E512A7" w:rsidRDefault="00000000" w14:paraId="0B6C9C43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:rsidRPr="002A1A2D" w:rsidR="00E512A7" w:rsidRDefault="00000000" w14:paraId="60B3786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0.99 - согласование не требуется; 1.00 - уже РБЮ;</w:t>
      </w:r>
    </w:p>
    <w:p w:rsidRPr="002A1A2D" w:rsidR="00E512A7" w:rsidRDefault="00000000" w14:paraId="601FCF6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15.00 - согласует РБЮ; 15.01 - уже ДП;</w:t>
      </w:r>
    </w:p>
    <w:p w:rsidRPr="002A1A2D" w:rsidR="00E512A7" w:rsidRDefault="00000000" w14:paraId="3F6397A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25.00 - согласует ДП; 25.01 - уже ГД.</w:t>
      </w:r>
    </w:p>
    <w:p w:rsidRPr="002A1A2D" w:rsidR="00E512A7" w:rsidRDefault="00000000" w14:paraId="6ABDAC38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>
      <w:pPr>
        <w:shd w:val="clear" w:fill="FFF9C4"/>
      </w:pPr>
      <w:r>
        <w:rPr>
          <w:b/>
        </w:rPr>
        <w:t xml:space="preserve">⚠️ Правила округления: </w:t>
      </w:r>
      <w:r>
        <w:t>Отклонение округляется ДО сравнения с границами (математическое округление до 2 знаков). Примеры: 15.005% → 15.01% → ДП; 15.004% → 15.00% → РБЮ; 14.995% → 15.00% → РБЮ.</w:t>
      </w:r>
    </w:p>
    <w:p w:rsidRPr="002A1A2D" w:rsidR="00E512A7" w:rsidRDefault="00000000" w14:paraId="0984D649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5" w:id="13"/>
      <w:r w:rsidRPr="002A1A2D">
        <w:rPr>
          <w:color w:val="000000" w:themeColor="text1"/>
        </w:rPr>
        <w:t>Критерии срабатывания контроля</w:t>
      </w:r>
      <w:bookmarkEnd w:id="13"/>
    </w:p>
    <w:p w:rsidRPr="002A1A2D" w:rsidR="00E512A7" w:rsidRDefault="00000000" w14:paraId="481D5E40" w14:textId="77777777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- см. п. 3.3.</w:t>
      </w:r>
    </w:p>
    <w:p w:rsidRPr="002A1A2D" w:rsidR="00E512A7" w:rsidRDefault="00000000" w14:paraId="29B58BC7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- оценка требует подтверждения данными пилота.)</w:t>
      </w:r>
    </w:p>
    <w:p w:rsidRPr="002A1A2D" w:rsidR="00E512A7" w:rsidRDefault="00000000" w14:paraId="34C0128E" w14:textId="77777777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7"/>
        <w:gridCol w:w="3500"/>
        <w:gridCol w:w="2500"/>
      </w:tblGrid>
      <w:tr w:rsidRPr="002A1A2D" w:rsidR="002A1A2D" w:rsidTr="00F65234" w14:paraId="29BE426D" w14:textId="77777777">
        <w:trPr>
          <w:tblHeader/>
          <w:jc w:val="center"/>
        </w:trPr>
        <w:tc>
          <w:tcPr>
            <w:tcW w:w="314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794B371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2EB4D86F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6ADFE0C1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Pr="002A1A2D" w:rsidR="002A1A2D" w:rsidTr="00F65234" w14:paraId="28628E54" w14:textId="77777777">
        <w:trPr>
          <w:jc w:val="center"/>
        </w:trPr>
        <w:tc>
          <w:tcPr>
            <w:tcW w:w="314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307223F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3B98BC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034104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Pr="002A1A2D" w:rsidR="002A1A2D" w:rsidTr="00F65234" w14:paraId="44519142" w14:textId="77777777">
        <w:trPr>
          <w:jc w:val="center"/>
        </w:trPr>
        <w:tc>
          <w:tcPr>
            <w:tcW w:w="314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7FAE802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FA3771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D1D339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:rsidRPr="002A1A2D" w:rsidR="00E512A7" w:rsidRDefault="00000000" w14:paraId="083E638D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:rsidRPr="002A1A2D" w:rsidR="00E512A7" w:rsidRDefault="00000000" w14:paraId="5C7DD224" w14:textId="77777777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:rsidRPr="002A1A2D" w:rsidR="00E512A7" w:rsidRDefault="00000000" w14:paraId="61F39893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:rsidRPr="002A1A2D" w:rsidR="00E512A7" w:rsidRDefault="00000000" w14:paraId="59313603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:rsidRPr="002A1A2D" w:rsidR="00E512A7" w:rsidRDefault="00000000" w14:paraId="4FF1FF89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:rsidRPr="002A1A2D" w:rsidR="00E512A7" w:rsidRDefault="00000000" w14:paraId="11E4FA9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- только фактически отгруженные РТУ + текущий Заказ;</w:t>
      </w:r>
    </w:p>
    <w:p>
      <w:pPr>
        <w:shd w:val="clear" w:fill="FFF9C4"/>
      </w:pPr>
      <w:r>
        <w:rPr>
          <w:b/>
        </w:rPr>
        <w:t xml:space="preserve">⚠️ Уточнение расчета: </w:t>
      </w:r>
      <w:r>
        <w:t>В числитель формулы НЕ включаются Заказы в статусе "На согласовании" (только проведенные РТУ + текущий Заказ). Это предотвращает двойной учет маржи при параллельном согласовании нескольких заказов по одной ЛС.</w:t>
      </w:r>
    </w:p>
    <w:p w:rsidRPr="002A1A2D" w:rsidR="00E512A7" w:rsidRDefault="00000000" w14:paraId="186D77A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- вычитаются позиции всех Заказов со статусом «На согласовании» и «Согласован».</w:t>
      </w:r>
    </w:p>
    <w:p w:rsidRPr="002A1A2D" w:rsidR="00CD184C" w:rsidP="00CD184C" w:rsidRDefault="00CD184C" w14:paraId="3A94EA03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7DE23779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:rsidRPr="002A1A2D" w:rsidR="00E512A7" w:rsidRDefault="00000000" w14:paraId="6A771A9C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:rsidRPr="002A1A2D" w:rsidR="00E512A7" w:rsidRDefault="00000000" w14:paraId="7644C409" w14:textId="77777777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:rsidRPr="002A1A2D" w:rsidR="00E512A7" w:rsidRDefault="00000000" w14:paraId="472186A7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:rsidRPr="002A1A2D" w:rsidR="00E512A7" w:rsidRDefault="00000000" w14:paraId="6C37986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- Заказ забирает весь остаток ЛС:</w:t>
      </w:r>
    </w:p>
    <w:p w:rsidRPr="002A1A2D" w:rsidR="00E512A7" w:rsidRDefault="00000000" w14:paraId="2BDE51D4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:rsidRPr="002A1A2D" w:rsidR="00E512A7" w:rsidRDefault="00000000" w14:paraId="0AF60484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:rsidRPr="002A1A2D" w:rsidR="00E512A7" w:rsidRDefault="00000000" w14:paraId="1B17EEE8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
      </w:r>
    </w:p>
    <w:p w:rsidRPr="002A1A2D" w:rsidR="00E512A7" w:rsidRDefault="00000000" w14:paraId="0035018B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 ЛС = 35%, 100 ед. Заказ-1 на 50 ед. (рент. 55%) - отгружен. Заказ-2 на 50 ед. (рент. 15%).</w:t>
      </w:r>
    </w:p>
    <w:p w:rsidRPr="002A1A2D" w:rsidR="00E512A7" w:rsidRDefault="00000000" w14:paraId="0C88DB0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:rsidRPr="002A1A2D" w:rsidR="00E512A7" w:rsidRDefault="00000000" w14:paraId="7946A75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:rsidRPr="002A1A2D" w:rsidR="00CD184C" w:rsidP="00CD184C" w:rsidRDefault="00CD184C" w14:paraId="268E344C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38791CA7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-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:rsidRPr="002A1A2D" w:rsidR="00E512A7" w:rsidRDefault="00000000" w14:paraId="194D12BB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:rsidRPr="002A1A2D" w:rsidR="00E512A7" w:rsidRDefault="00000000" w14:paraId="3CD43E2A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:rsidRPr="002A1A2D" w:rsidR="00E512A7" w:rsidRDefault="00000000" w14:paraId="3561ADD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:rsidRPr="002A1A2D" w:rsidR="00E512A7" w:rsidRDefault="00000000" w14:paraId="7F580AF7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:rsidRPr="002A1A2D" w:rsidR="00E512A7" w:rsidRDefault="00000000" w14:paraId="6FA9A67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- используется в расчете (Накопл. + Заказы «На согласовании» + Заказ) для проверки блокировки;</w:t>
      </w:r>
    </w:p>
    <w:p w:rsidRPr="002A1A2D" w:rsidR="00E512A7" w:rsidRDefault="00000000" w14:paraId="5A63B29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- триггер согласования (см. п. 3.11);</w:t>
      </w:r>
    </w:p>
    <w:p w:rsidRPr="002A1A2D" w:rsidR="00E512A7" w:rsidRDefault="00000000" w14:paraId="3DC72DD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- для анализа эффективности работы менеджеров.</w:t>
      </w:r>
    </w:p>
    <w:p w:rsidRPr="002A1A2D" w:rsidR="00E512A7" w:rsidRDefault="00000000" w14:paraId="1D364290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
      </w:r>
    </w:p>
    <w:p w:rsidRPr="002A1A2D" w:rsidR="00E512A7" w:rsidRDefault="00000000" w14:paraId="45A43D4B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:rsidRPr="002A1A2D" w:rsidR="00E512A7" w:rsidRDefault="00000000" w14:paraId="48D03BD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
      </w:r>
    </w:p>
    <w:p>
      <w:pPr>
        <w:shd w:val="clear" w:fill="FFF9C4"/>
      </w:pPr>
      <w:r>
        <w:rPr>
          <w:b/>
        </w:rPr>
        <w:t xml:space="preserve">⚠️ Порог убытка: </w:t>
      </w:r>
      <w:r>
        <w:t>Автосогласование разрешено при убытке до -0.1% от суммы Заказа. При превышении - жесткая блокировка. Дополнительно проверяется суммарный убыток по ЛС за день (защита от дробления убыточных заказов).</w:t>
      </w:r>
    </w:p>
    <w:p w:rsidRPr="002A1A2D" w:rsidR="00E512A7" w:rsidRDefault="00000000" w14:paraId="7793850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:rsidRPr="002A1A2D" w:rsidR="00E512A7" w:rsidRDefault="00000000" w14:paraId="7163886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:rsidRPr="002A1A2D" w:rsidR="00E512A7" w:rsidRDefault="00000000" w14:paraId="1273D07A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:rsidRPr="002A1A2D" w:rsidR="00E512A7" w:rsidRDefault="00000000" w14:paraId="001186B5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:rsidRPr="002A1A2D" w:rsidR="00E512A7" w:rsidRDefault="00000000" w14:paraId="3B696B93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:rsidRPr="002A1A2D" w:rsidR="00E512A7" w:rsidRDefault="00000000" w14:paraId="5650CB7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:rsidRPr="002A1A2D" w:rsidR="00E512A7" w:rsidRDefault="00000000" w14:paraId="749B166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:rsidRPr="002A1A2D" w:rsidR="00E512A7" w:rsidRDefault="00000000" w14:paraId="7CB8779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:rsidRPr="002A1A2D" w:rsidR="00E512A7" w:rsidRDefault="00000000" w14:paraId="4BD1B367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500"/>
        <w:gridCol w:w="2500"/>
        <w:gridCol w:w="2000"/>
      </w:tblGrid>
      <w:tr w:rsidRPr="002A1A2D" w:rsidR="002A1A2D" w:rsidTr="00F65234" w14:paraId="2330AB60" w14:textId="77777777">
        <w:trPr>
          <w:tblHeader/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6DC498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BFD114B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68D108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6CC02AA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Pr="002A1A2D" w:rsidR="002A1A2D" w:rsidTr="00F65234" w14:paraId="5909A97C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2B349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8DD0A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648ABFA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E6745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Pr="002A1A2D" w:rsidR="002A1A2D" w:rsidTr="00F65234" w14:paraId="05ACD4DF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B7D44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156DC7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3C55928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E4480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Pr="002A1A2D" w:rsidR="002A1A2D" w:rsidTr="00F65234" w14:paraId="4AFB90E4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26F20B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C45EA3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7135FCA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F2A0B2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Pr="002A1A2D" w:rsidR="002A1A2D" w:rsidTr="00F65234" w14:paraId="3C604F4E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FF268F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1B1F2C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22BA5E8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C861E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:rsidRPr="002A1A2D" w:rsidR="00E512A7" w:rsidRDefault="00000000" w14:paraId="55CF3741" w14:textId="77777777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Pr="002A1A2D" w:rsidR="002A1A2D" w:rsidTr="002A1A2D" w14:paraId="623EB596" w14:textId="77777777">
        <w:tc>
          <w:tcPr>
            <w:tcW w:w="9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AE2D5" w:themeFill="accent2" w:themeFillTint="33"/>
            <w:vAlign w:val="center"/>
          </w:tcPr>
          <w:p w:rsidRPr="002A1A2D" w:rsidR="00E512A7" w:rsidRDefault="00000000" w14:paraId="0987A33D" w14:textId="77777777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:rsidRPr="002A1A2D" w:rsidR="00E512A7" w:rsidRDefault="00000000" w14:paraId="338E20D8" w14:textId="77777777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:rsidRPr="002A1A2D" w:rsidR="00E512A7" w:rsidRDefault="00000000" w14:paraId="6E8ED575" w14:textId="77777777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:rsidRPr="002A1A2D" w:rsidR="00E512A7" w:rsidRDefault="00000000" w14:paraId="789FE548" w14:textId="77777777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:rsidRPr="002A1A2D" w:rsidR="00E512A7" w:rsidRDefault="00000000" w14:paraId="292BFE0F" w14:textId="77777777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:rsidRPr="002A1A2D" w:rsidR="00E512A7" w:rsidRDefault="00000000" w14:paraId="17BE4584" w14:textId="77777777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- неликвид со спецценой, контроль рентабельности не применяется вообще.</w:t>
            </w:r>
          </w:p>
          <w:p w:rsidRPr="002A1A2D" w:rsidR="00E512A7" w:rsidRDefault="00000000" w14:paraId="797D980A" w14:textId="77777777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
            </w:r>
          </w:p>
        </w:tc>
      </w:tr>
    </w:tbl>
    <w:p w:rsidRPr="002A1A2D" w:rsidR="00E512A7" w:rsidRDefault="00E512A7" w14:paraId="1AC9225F" w14:textId="77777777">
      <w:pPr>
        <w:spacing w:before="200"/>
        <w:rPr>
          <w:color w:val="000000" w:themeColor="text1"/>
        </w:rPr>
      </w:pPr>
    </w:p>
    <w:p w:rsidRPr="002A1A2D" w:rsidR="00E512A7" w:rsidRDefault="00000000" w14:paraId="3138590D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:rsidRPr="002A1A2D" w:rsidR="00E512A7" w:rsidRDefault="00000000" w14:paraId="59BD0696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:rsidRPr="002A1A2D" w:rsidR="00E512A7" w:rsidRDefault="00000000" w14:paraId="43B2918B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- требует отдельного ТЗ на этапе развития системы.</w:t>
      </w:r>
    </w:p>
    <w:p w:rsidRPr="002A1A2D" w:rsidR="00E512A7" w:rsidRDefault="00000000" w14:paraId="34864E4C" w14:textId="77777777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:rsidRPr="002A1A2D" w:rsidR="00E512A7" w:rsidRDefault="00000000" w14:paraId="1F769A6B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Контроль рентабельности НЕ применяется только в одном случае:</w:t>
      </w:r>
    </w:p>
    <w:p w:rsidRPr="002A1A2D" w:rsidR="00E512A7" w:rsidRDefault="00000000" w14:paraId="240EC86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- неликвид со спецценой (см. таблицу выше).</w:t>
      </w:r>
    </w:p>
    <w:p w:rsidRPr="002A1A2D" w:rsidR="00E512A7" w:rsidRDefault="00000000" w14:paraId="662BB0FF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:rsidRPr="002A1A2D" w:rsidR="00E512A7" w:rsidRDefault="00000000" w14:paraId="353217B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:rsidRPr="002A1A2D" w:rsidR="00E512A7" w:rsidRDefault="00000000" w14:paraId="5DC431E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:rsidRPr="002A1A2D" w:rsidR="00E512A7" w:rsidRDefault="00000000" w14:paraId="4ABB38C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LS-RPT-065 «Продажи неликвида» - контроль объемов и условий;</w:t>
      </w:r>
    </w:p>
    <w:p w:rsidRPr="002A1A2D" w:rsidR="00E512A7" w:rsidRDefault="00000000" w14:paraId="0B7DACD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- контроль применяется ко всему Заказу.</w:t>
      </w:r>
    </w:p>
    <w:p w:rsidRPr="002A1A2D" w:rsidR="00E512A7" w:rsidRDefault="00000000" w14:paraId="6F5C94AF" w14:textId="77777777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:rsidRPr="002A1A2D" w:rsidR="00E512A7" w:rsidRDefault="00000000" w14:paraId="4DC102F2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6" w:id="14"/>
      <w:r w:rsidRPr="002A1A2D">
        <w:rPr>
          <w:color w:val="000000" w:themeColor="text1"/>
        </w:rPr>
        <w:t>SLA и автоэскалация</w:t>
      </w:r>
      <w:bookmarkEnd w:id="14"/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000"/>
        <w:gridCol w:w="2500"/>
        <w:gridCol w:w="2500"/>
      </w:tblGrid>
      <w:tr w:rsidRPr="002A1A2D" w:rsidR="002A1A2D" w:rsidTr="00F65234" w14:paraId="1CEEDEFF" w14:textId="77777777">
        <w:trPr>
          <w:tblHeader/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009AE40C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512B439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03CC467C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4EB8A716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Pr="002A1A2D" w:rsidR="002A1A2D" w:rsidTr="00F65234" w14:paraId="01151B84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12ED949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F6AF27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4E3EE1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731805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Pr="002A1A2D" w:rsidR="002A1A2D" w:rsidTr="00F65234" w14:paraId="3C6BC584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21CD5A3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E0BB45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21285A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B9EF6B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Pr="002A1A2D" w:rsidR="002A1A2D" w:rsidTr="00F65234" w14:paraId="17435AC2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0D852D2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922D11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7BD477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  <w:tc>
          <w:tcPr>
            <w:tcW w:w="2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36B525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:rsidRPr="002A1A2D" w:rsidR="00E512A7" w:rsidRDefault="00000000" w14:paraId="0DFD74F5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:rsidRPr="002A1A2D" w:rsidR="00E512A7" w:rsidRDefault="00000000" w14:paraId="4F7CA27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
      </w:r>
    </w:p>
    <w:p w:rsidRPr="002A1A2D" w:rsidR="00E512A7" w:rsidRDefault="00000000" w14:paraId="7B7253D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:rsidRPr="002A1A2D" w:rsidR="00E512A7" w:rsidRDefault="00000000" w14:paraId="6C06AB4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- автоматическое переназначение заместителю из справочника 1С:ДО;</w:t>
      </w:r>
    </w:p>
    <w:p w:rsidRPr="002A1A2D" w:rsidR="00E512A7" w:rsidRDefault="00000000" w14:paraId="56E4C22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:rsidRPr="002A1A2D" w:rsidR="00E512A7" w:rsidRDefault="00000000" w14:paraId="20F8BDB7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:rsidRPr="002A1A2D" w:rsidR="00E512A7" w:rsidRDefault="00000000" w14:paraId="0192D8C5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:rsidRPr="002A1A2D" w:rsidR="00E512A7" w:rsidRDefault="00000000" w14:paraId="7992B563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:rsidRPr="002A1A2D" w:rsidR="00E512A7" w:rsidRDefault="00000000" w14:paraId="0C457D2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:rsidRPr="002A1A2D" w:rsidR="00E512A7" w:rsidRDefault="00000000" w14:paraId="60DFB6B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:rsidRPr="002A1A2D" w:rsidR="00E512A7" w:rsidRDefault="00000000" w14:paraId="017120A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:rsidRPr="002A1A2D" w:rsidR="00E512A7" w:rsidRDefault="00000000" w14:paraId="6BFEC43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:rsidRPr="002A1A2D" w:rsidR="00E512A7" w:rsidRDefault="00000000" w14:paraId="27BB57F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:rsidRPr="002A1A2D" w:rsidR="00E512A7" w:rsidRDefault="00000000" w14:paraId="592B65A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>
      <w:pPr>
        <w:shd w:val="clear" w:fill="FFF9C4"/>
      </w:pPr>
      <w:del w:author="Шаховский А.С." w:date="2026-01-29T00:00:00" w:id="200006">
        <w:delText>⚠️ Защита от race condition: </w:delText>
      </w:del>
      <w:ins w:author="Шаховский А.С." w:date="2026-01-29T00:00:00" w:id="200007">
        <w:r>
          <w:t xml:space="preserve">⚠️ Защита от конфликт параллельных операций: </w:t>
        </w:r>
      </w:ins>
      <w:r>
        <w:t xml:space="preserve">При проведении РТУ система выполняет атомарную проверку: </w:t>
      </w:r>
      <w:r>
        <w:rPr>
          <w:i/>
        </w:rPr>
        <w:t>(1)</w:t>
      </w:r>
      <w:r>
        <w:t xml:space="preserve"> перечитывает текущую накопленную рентабельность ЛС из регистра; </w:t>
      </w:r>
      <w:r>
        <w:rPr>
          <w:i/>
        </w:rPr>
        <w:t>(2)</w:t>
      </w:r>
      <w:r>
        <w:t xml:space="preserve"> блокирует позиции ЛС на 5-10 секунд; </w:t>
      </w:r>
      <w:r>
        <w:rPr>
          <w:i/>
        </w:rPr>
        <w:t>(3)</w:t>
      </w:r>
      <w:r>
        <w:t xml:space="preserve"> аннулирует параллельные согласования если рентабельность изменилась; </w:t>
      </w:r>
      <w:r>
        <w:rPr>
          <w:i/>
        </w:rPr>
        <w:t>(4)</w:t>
      </w:r>
      <w:r>
        <w:t xml:space="preserve"> передает Заказ на склад только после завершения проверки.</w:t>
      </w:r>
    </w:p>
    <w:p w:rsidRPr="002A1A2D" w:rsidR="00E512A7" w:rsidRDefault="00000000" w14:paraId="70E73185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:rsidRPr="002A1A2D" w:rsidR="00271AAD" w:rsidRDefault="00000000" w14:paraId="7063BF90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:rsidRPr="002A1A2D" w:rsidR="00E512A7" w:rsidRDefault="00000000" w14:paraId="3DB8E814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:rsidRPr="002A1A2D" w:rsidR="00E512A7" w:rsidRDefault="00000000" w14:paraId="79AC2F56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:rsidRPr="002A1A2D" w:rsidR="00E512A7" w:rsidRDefault="00000000" w14:paraId="5DA101E8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:rsidRPr="002A1A2D" w:rsidR="00E512A7" w:rsidRDefault="00000000" w14:paraId="04D3114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:rsidRPr="002A1A2D" w:rsidR="00E512A7" w:rsidRDefault="00000000" w14:paraId="304B7FA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
      </w:r>
    </w:p>
    <w:p w:rsidRPr="002A1A2D" w:rsidR="00E512A7" w:rsidRDefault="00000000" w14:paraId="5B6D0AD9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:rsidRPr="002A1A2D" w:rsidR="00E512A7" w:rsidRDefault="00000000" w14:paraId="0146173B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:rsidRPr="002A1A2D" w:rsidR="00E512A7" w:rsidRDefault="00000000" w14:paraId="78F5D13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:rsidRPr="002A1A2D" w:rsidR="00E512A7" w:rsidRDefault="00000000" w14:paraId="0968910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:rsidRPr="002A1A2D" w:rsidR="00E512A7" w:rsidRDefault="00000000" w14:paraId="0B8FF78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величина отклонения и требуемый уровень согласования;</w:t>
      </w:r>
    </w:p>
    <w:p w:rsidRPr="002A1A2D" w:rsidR="00E512A7" w:rsidRDefault="00000000" w14:paraId="2D17F54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:rsidRPr="002A1A2D" w:rsidR="00E512A7" w:rsidRDefault="00000000" w14:paraId="0B29423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:rsidRPr="002A1A2D" w:rsidR="00CD184C" w:rsidRDefault="00CD184C" w14:paraId="48DF06C3" w14:textId="77777777">
      <w:pPr>
        <w:spacing w:after="150"/>
        <w:rPr>
          <w:color w:val="000000" w:themeColor="text1"/>
        </w:rPr>
      </w:pPr>
    </w:p>
    <w:p w:rsidRPr="002A1A2D" w:rsidR="00E512A7" w:rsidRDefault="00000000" w14:paraId="2F133032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:rsidRPr="002A1A2D" w:rsidR="00E512A7" w:rsidRDefault="00000000" w14:paraId="0E2CC156" w14:textId="77777777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:rsidRPr="002A1A2D" w:rsidR="00E512A7" w:rsidRDefault="00000000" w14:paraId="6601CB8B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:rsidRPr="002A1A2D" w:rsidR="00E512A7" w:rsidRDefault="00000000" w14:paraId="6DEA8263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
      </w:r>
    </w:p>
    <w:p w:rsidRPr="002A1A2D" w:rsidR="00E512A7" w:rsidRDefault="00000000" w14:paraId="58990993" w14:textId="77777777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:rsidRPr="002A1A2D" w:rsidR="00E512A7" w:rsidRDefault="00000000" w14:paraId="02111EC1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7" w:id="15"/>
      <w:r w:rsidRPr="002A1A2D">
        <w:rPr>
          <w:color w:val="000000" w:themeColor="text1"/>
        </w:rPr>
        <w:t>Экстренное согласование Заказа</w:t>
      </w:r>
      <w:bookmarkEnd w:id="15"/>
    </w:p>
    <w:p>
      <w:pPr>
        <w:shd w:val="clear" w:fill="FFF9C4"/>
      </w:pPr>
      <w:r>
        <w:rPr>
          <w:b/>
        </w:rPr>
        <w:t xml:space="preserve">⚠️ Защита от фальсификации: </w:t>
      </w:r>
      <w:r>
        <w:t>При экстренном согласовании система отправляет push-уведомление согласующему: "Вам приписано экстренное согласование Заказа №XXX (Клиент, Сумма, Менеджер). Подтвердите или отклоните в течение 2 часов." Отсутствие подтверждения = автоматический отказ.</w:t>
      </w:r>
    </w:p>
    <w:p w:rsidRPr="002A1A2D" w:rsidR="00E512A7" w:rsidRDefault="00000000" w14:paraId="65D57720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:rsidRPr="002A1A2D" w:rsidR="00E512A7" w:rsidRDefault="00000000" w14:paraId="4947FC7D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6000"/>
      </w:tblGrid>
      <w:tr w:rsidRPr="002A1A2D" w:rsidR="002A1A2D" w:rsidTr="00F65234" w14:paraId="11F4BE32" w14:textId="77777777">
        <w:trPr>
          <w:tblHeader/>
          <w:jc w:val="center"/>
        </w:trPr>
        <w:tc>
          <w:tcPr>
            <w:tcW w:w="3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69AE2D8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RDefault="00000000" w14:paraId="5A15D0B6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Pr="002A1A2D" w:rsidR="002A1A2D" w:rsidTr="00F65234" w14:paraId="4EFE99FC" w14:textId="77777777">
        <w:trPr>
          <w:jc w:val="center"/>
        </w:trPr>
        <w:tc>
          <w:tcPr>
            <w:tcW w:w="3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7531431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DE82C7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Pr="002A1A2D" w:rsidR="002A1A2D" w:rsidTr="00F65234" w14:paraId="2CF19E9D" w14:textId="77777777">
        <w:trPr>
          <w:jc w:val="center"/>
        </w:trPr>
        <w:tc>
          <w:tcPr>
            <w:tcW w:w="3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186640C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5CFB8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Pr="002A1A2D" w:rsidR="002A1A2D" w:rsidTr="00F65234" w14:paraId="2FF57CB2" w14:textId="77777777">
        <w:trPr>
          <w:jc w:val="center"/>
        </w:trPr>
        <w:tc>
          <w:tcPr>
            <w:tcW w:w="3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4C5EB67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8ACD5E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- только стандартное согласование ГД</w:t>
            </w:r>
          </w:p>
        </w:tc>
      </w:tr>
    </w:tbl>
    <w:p w:rsidRPr="002A1A2D" w:rsidR="00E512A7" w:rsidRDefault="00000000" w14:paraId="77BD8191" w14:textId="77777777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:rsidRPr="002A1A2D" w:rsidR="00E512A7" w:rsidRDefault="00000000" w14:paraId="3C208DC3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:rsidRPr="002A1A2D" w:rsidR="00E512A7" w:rsidRDefault="00000000" w14:paraId="47EB55D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:rsidRPr="002A1A2D" w:rsidR="00E512A7" w:rsidRDefault="00000000" w14:paraId="2A4A124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15.01–25.00) указан список сотрудников;</w:t>
      </w:r>
    </w:p>
    <w:p w:rsidRPr="002A1A2D" w:rsidR="00E512A7" w:rsidRDefault="00000000" w14:paraId="76ACAF9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:rsidRPr="002A1A2D" w:rsidR="00E512A7" w:rsidRDefault="00000000" w14:paraId="59DA419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- ежемесячно (HR-служба);</w:t>
      </w:r>
    </w:p>
    <w:p w:rsidRPr="002A1A2D" w:rsidR="00E512A7" w:rsidRDefault="00000000" w14:paraId="251283F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- автоматическое исключение из справочника (интеграция с HR-системой, проверка при каждом обращении);</w:t>
      </w:r>
    </w:p>
    <w:p w:rsidRPr="002A1A2D" w:rsidR="00E512A7" w:rsidRDefault="00000000" w14:paraId="525C585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- на непосредственном руководителе уволенного.</w:t>
      </w:r>
    </w:p>
    <w:p w:rsidRPr="002A1A2D" w:rsidR="00E512A7" w:rsidRDefault="00000000" w14:paraId="3BB6E13F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:rsidRPr="002A1A2D" w:rsidR="00E512A7" w:rsidRDefault="00000000" w14:paraId="71EBF238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:rsidRPr="002A1A2D" w:rsidR="00E512A7" w:rsidRDefault="00000000" w14:paraId="03B8415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:rsidRPr="002A1A2D" w:rsidR="00E512A7" w:rsidRDefault="00000000" w14:paraId="4EB0395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:rsidRPr="002A1A2D" w:rsidR="00E512A7" w:rsidRDefault="00000000" w14:paraId="5995A7E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:rsidRPr="002A1A2D" w:rsidR="00E512A7" w:rsidRDefault="00000000" w14:paraId="5D576A8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:rsidRPr="002A1A2D" w:rsidR="00E512A7" w:rsidRDefault="00000000" w14:paraId="7D9F0240" w14:textId="77777777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:rsidRPr="002A1A2D" w:rsidR="00E512A7" w:rsidRDefault="00000000" w14:paraId="58265473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:rsidRPr="002A1A2D" w:rsidR="00E512A7" w:rsidRDefault="00000000" w14:paraId="51829BB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:rsidRPr="002A1A2D" w:rsidR="00E512A7" w:rsidRDefault="00000000" w14:paraId="1A9C907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
      </w:r>
    </w:p>
    <w:p w:rsidRPr="002A1A2D" w:rsidR="00E512A7" w:rsidRDefault="00000000" w14:paraId="035E64D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:rsidRPr="002A1A2D" w:rsidR="00E512A7" w:rsidRDefault="00000000" w14:paraId="5750715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:rsidRPr="002A1A2D" w:rsidR="00E512A7" w:rsidRDefault="00000000" w14:paraId="4419D90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:rsidRPr="002A1A2D" w:rsidR="00E512A7" w:rsidRDefault="00000000" w14:paraId="2EA785A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- инцидент фиксируется для разбора.</w:t>
      </w:r>
    </w:p>
    <w:p w:rsidRPr="002A1A2D" w:rsidR="00E512A7" w:rsidRDefault="00000000" w14:paraId="6BBF6CFF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:rsidRPr="002A1A2D" w:rsidR="00E512A7" w:rsidRDefault="00000000" w14:paraId="29C5733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- декабрь, август - лимит может быть увеличен до 5 по решению ДП);</w:t>
      </w:r>
    </w:p>
    <w:p>
      <w:pPr>
        <w:shd w:val="clear" w:fill="FFF9C4"/>
      </w:pPr>
      <w:r>
        <w:rPr>
          <w:b/>
        </w:rPr>
        <w:t xml:space="preserve">⚠️ Двойной лимит: </w:t>
      </w:r>
      <w:r>
        <w:t>Экстренное согласование ограничено: (1) не более 3 на менеджера в месяц; (2) не более 5 на контрагента в месяц (независимо от менеджера). Это предотвращает обход через переключение менеджеров.</w:t>
      </w:r>
    </w:p>
    <w:p w:rsidRPr="002A1A2D" w:rsidR="00E512A7" w:rsidRDefault="00000000" w14:paraId="16E1D32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:rsidRPr="002A1A2D" w:rsidR="00E512A7" w:rsidRDefault="00000000" w14:paraId="706D8422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:rsidRPr="002A1A2D" w:rsidR="00E512A7" w:rsidRDefault="00000000" w14:paraId="347302D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согласующий отклонил экстренное согласование постфактум:</w:t>
      </w:r>
    </w:p>
    <w:p w:rsidRPr="002A1A2D" w:rsidR="00E512A7" w:rsidRDefault="00000000" w14:paraId="3B3FC62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:rsidRPr="002A1A2D" w:rsidR="00E512A7" w:rsidRDefault="00000000" w14:paraId="18A1587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:rsidRPr="002A1A2D" w:rsidR="00E512A7" w:rsidRDefault="00000000" w14:paraId="00CB19E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:rsidRPr="002A1A2D" w:rsidR="00E512A7" w:rsidRDefault="00000000" w14:paraId="0AADA2D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- автоматическая эскалация к ДП для разбора;</w:t>
      </w:r>
    </w:p>
    <w:p w:rsidRPr="002A1A2D" w:rsidR="00E512A7" w:rsidRDefault="00000000" w14:paraId="424DBA0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
      </w:r>
    </w:p>
    <w:p w:rsidRPr="002A1A2D" w:rsidR="00E512A7" w:rsidRDefault="00000000" w14:paraId="3AE55C71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8" w:id="16"/>
      <w:r w:rsidRPr="002A1A2D">
        <w:rPr>
          <w:color w:val="000000" w:themeColor="text1"/>
        </w:rPr>
        <w:t>Заказы с товарами нескольких бизнес-юнитов</w:t>
      </w:r>
      <w:bookmarkEnd w:id="16"/>
    </w:p>
    <w:p w:rsidRPr="002A1A2D" w:rsidR="00E512A7" w:rsidRDefault="00000000" w14:paraId="0C183365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:rsidRPr="002A1A2D" w:rsidR="00E512A7" w:rsidRDefault="00000000" w14:paraId="17786317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:rsidRPr="002A1A2D" w:rsidR="00E512A7" w:rsidRDefault="00000000" w14:paraId="007E2215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:rsidRPr="002A1A2D" w:rsidR="00E512A7" w:rsidRDefault="00000000" w14:paraId="01EE200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:rsidRPr="002A1A2D" w:rsidR="00E512A7" w:rsidRDefault="00000000" w14:paraId="274E657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:rsidRPr="002A1A2D" w:rsidR="00E512A7" w:rsidRDefault="00000000" w14:paraId="05972D7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:rsidRPr="002A1A2D" w:rsidR="00E512A7" w:rsidRDefault="00000000" w14:paraId="13B79492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:rsidRPr="002A1A2D" w:rsidR="00E512A7" w:rsidRDefault="00000000" w14:paraId="04CB6392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:rsidRPr="002A1A2D" w:rsidR="00E512A7" w:rsidRDefault="00000000" w14:paraId="09B78E8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:rsidRPr="002A1A2D" w:rsidR="00E512A7" w:rsidRDefault="00000000" w14:paraId="61E4836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:rsidRPr="002A1A2D" w:rsidR="00E512A7" w:rsidRDefault="00000000" w14:paraId="16914C1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:rsidRPr="002A1A2D" w:rsidR="00E512A7" w:rsidRDefault="00000000" w14:paraId="5F20C56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:rsidRPr="002A1A2D" w:rsidR="00E512A7" w:rsidRDefault="00000000" w14:paraId="0742D3D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
      </w:r>
    </w:p>
    <w:p w:rsidRPr="002A1A2D" w:rsidR="00E512A7" w:rsidRDefault="00000000" w14:paraId="29C5D8DE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
      </w:r>
    </w:p>
    <w:p w:rsidRPr="002A1A2D" w:rsidR="00E512A7" w:rsidRDefault="00000000" w14:paraId="261D767F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
      </w:r>
    </w:p>
    <w:p w:rsidRPr="002A1A2D" w:rsidR="00E512A7" w:rsidRDefault="00000000" w14:paraId="5357A24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:rsidRPr="002A1A2D" w:rsidR="00E512A7" w:rsidRDefault="00000000" w14:paraId="63FA5EB4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:rsidRPr="002A1A2D" w:rsidR="00E512A7" w:rsidRDefault="00000000" w14:paraId="17100D77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:rsidRPr="002A1A2D" w:rsidR="00E512A7" w:rsidRDefault="00000000" w14:paraId="5DE13B3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:rsidRPr="002A1A2D" w:rsidR="00E512A7" w:rsidRDefault="00000000" w14:paraId="24A879A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:rsidRPr="002A1A2D" w:rsidR="00E512A7" w:rsidRDefault="00000000" w14:paraId="6E50C87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- автоматический пересчет рентабельности;</w:t>
      </w:r>
    </w:p>
    <w:p w:rsidRPr="002A1A2D" w:rsidR="00E512A7" w:rsidRDefault="00000000" w14:paraId="2C28AA7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- Заказ переходит в «Согласован» автоматически;</w:t>
      </w:r>
    </w:p>
    <w:p w:rsidRPr="002A1A2D" w:rsidR="00E512A7" w:rsidRDefault="00000000" w14:paraId="2F21957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- новая задача согласующему оставшегося БЮ.</w:t>
      </w:r>
    </w:p>
    <w:p w:rsidRPr="002A1A2D" w:rsidR="00E512A7" w:rsidRDefault="00000000" w14:paraId="366ED895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:rsidRPr="002A1A2D" w:rsidR="00E512A7" w:rsidRDefault="00000000" w14:paraId="55779F6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:rsidRPr="002A1A2D" w:rsidR="00E512A7" w:rsidRDefault="00000000" w14:paraId="6929F82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
      </w:r>
    </w:p>
    <w:p w:rsidRPr="002A1A2D" w:rsidR="00E512A7" w:rsidRDefault="00000000" w14:paraId="0A218E3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 xml:space="preserve">при отказе любого БЮ -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
      </w:r>
      <w:r w:rsidRPr="002A1A2D">
        <w:rPr>
          <w:color w:val="000000" w:themeColor="text1"/>
        </w:rPr>
        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
      </w:r>
    </w:p>
    <w:p w:rsidRPr="002A1A2D" w:rsidR="00E512A7" w:rsidRDefault="00000000" w14:paraId="4459A79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:rsidRPr="002A1A2D" w:rsidR="00E512A7" w:rsidRDefault="00000000" w14:paraId="3E7F8DB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:rsidRPr="002A1A2D" w:rsidR="00E512A7" w:rsidRDefault="00000000" w14:paraId="3E6BBBD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:rsidRPr="002A1A2D" w:rsidR="00E512A7" w:rsidRDefault="00000000" w14:paraId="4611AFDF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19" w:id="17"/>
      <w:r w:rsidRPr="002A1A2D">
        <w:rPr>
          <w:color w:val="000000" w:themeColor="text1"/>
        </w:rPr>
        <w:t>Фиксация НПСС</w:t>
      </w:r>
      <w:bookmarkEnd w:id="17"/>
    </w:p>
    <w:p w:rsidRPr="002A1A2D" w:rsidR="00E512A7" w:rsidRDefault="00000000" w14:paraId="2F94E185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:rsidRPr="002A1A2D" w:rsidR="00E512A7" w:rsidRDefault="00000000" w14:paraId="7D9C672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:rsidRPr="002A1A2D" w:rsidR="00E512A7" w:rsidRDefault="00000000" w14:paraId="742F54E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- НПСС не пересчитывается;</w:t>
      </w:r>
    </w:p>
    <w:p w:rsidRPr="002A1A2D" w:rsidR="00E512A7" w:rsidRDefault="00000000" w14:paraId="56DA2D0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- обязательный пересчет по актуальной НПСС;</w:t>
      </w:r>
    </w:p>
    <w:p w:rsidRPr="002A1A2D" w:rsidR="00E512A7" w:rsidRDefault="00000000" w14:paraId="0AFDC45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:rsidRPr="002A1A2D" w:rsidR="00E512A7" w:rsidRDefault="00000000" w14:paraId="446278A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:rsidRPr="002A1A2D" w:rsidR="00CD184C" w:rsidP="00CD184C" w:rsidRDefault="00CD184C" w14:paraId="10BA7A5A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5CF49B92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>
      <w:del w:author="Шаховский А.С." w:date="2026-01-29T00:00:00" w:id="200010">
        <w:delText>Версия 1.2.0 (29.01.2026): Интеграция 22 логических исправлений из аудита Logic Review. Критические исправления: защита от race condition,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автопродление.Интеграция 22 логических исправлений из аудита Logic Review. Критические исправления: защита от конфликт параллельных операций,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</w:delText>
      </w:del>
    </w:p>
    <w:p w:rsidRPr="002A1A2D" w:rsidR="00E512A7" w:rsidRDefault="00000000" w14:paraId="2F0117D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:rsidRPr="002A1A2D" w:rsidR="00E512A7" w:rsidRDefault="00000000" w14:paraId="57FB765B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:rsidRPr="002A1A2D" w:rsidR="00E512A7" w:rsidRDefault="00000000" w14:paraId="64F85B32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:rsidRPr="002A1A2D" w:rsidR="00E512A7" w:rsidRDefault="00000000" w14:paraId="26CF7AB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:rsidRPr="002A1A2D" w:rsidR="00E512A7" w:rsidRDefault="00000000" w14:paraId="00A3610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:rsidRPr="002A1A2D" w:rsidR="00E512A7" w:rsidRDefault="00000000" w14:paraId="16CDF2E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:rsidRPr="002A1A2D" w:rsidR="00E512A7" w:rsidRDefault="00000000" w14:paraId="75EC6BF2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Несколько ЛС на одного клиента:</w:t>
      </w:r>
    </w:p>
    <w:p w:rsidRPr="002A1A2D" w:rsidR="00E512A7" w:rsidRDefault="00000000" w14:paraId="09F61B1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:rsidRPr="002A1A2D" w:rsidR="00E512A7" w:rsidRDefault="00000000" w14:paraId="4179058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:rsidRPr="002A1A2D" w:rsidR="00E512A7" w:rsidRDefault="00000000" w14:paraId="5AD53E1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:rsidRPr="002A1A2D" w:rsidR="00E512A7" w:rsidRDefault="00000000" w14:paraId="41BCE25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- информационный показатель в отчетах, не влияет на блокировки.</w:t>
      </w:r>
    </w:p>
    <w:p w:rsidRPr="002A1A2D" w:rsidR="00E512A7" w:rsidRDefault="00000000" w14:paraId="0643C421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:rsidRPr="002A1A2D" w:rsidR="00E512A7" w:rsidRDefault="00000000" w14:paraId="70C7D304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:rsidRPr="002A1A2D" w:rsidR="00E512A7" w:rsidRDefault="00000000" w14:paraId="3CF74706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:rsidRPr="002A1A2D" w:rsidR="00E512A7" w:rsidRDefault="00000000" w14:paraId="756C93B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:rsidRPr="002A1A2D" w:rsidR="00E512A7" w:rsidRDefault="00000000" w14:paraId="616B817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:rsidRPr="002A1A2D" w:rsidR="00E512A7" w:rsidRDefault="00000000" w14:paraId="7453601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:rsidRPr="002A1A2D" w:rsidR="00E512A7" w:rsidRDefault="00000000" w14:paraId="3D9B323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:rsidRPr="002A1A2D" w:rsidR="00E512A7" w:rsidRDefault="00000000" w14:paraId="05E2679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:rsidRPr="002A1A2D" w:rsidR="00E512A7" w:rsidRDefault="00000000" w14:paraId="59ACA5C8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0" w:id="18"/>
      <w:r w:rsidRPr="002A1A2D">
        <w:rPr>
          <w:color w:val="000000" w:themeColor="text1"/>
        </w:rPr>
        <w:t>Несколько Заказов по одной ЛС</w:t>
      </w:r>
      <w:bookmarkEnd w:id="18"/>
    </w:p>
    <w:p w:rsidRPr="002A1A2D" w:rsidR="00E512A7" w:rsidRDefault="00000000" w14:paraId="4F60BDA6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:rsidRPr="002A1A2D" w:rsidR="00E512A7" w:rsidRDefault="00000000" w14:paraId="4D587AE5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:rsidRPr="002A1A2D" w:rsidR="00E512A7" w:rsidRDefault="00000000" w14:paraId="566F8B1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:rsidRPr="002A1A2D" w:rsidR="00E512A7" w:rsidRDefault="00000000" w14:paraId="1038D54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:rsidRPr="002A1A2D" w:rsidR="00E512A7" w:rsidRDefault="00000000" w14:paraId="6F5A639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- система блокирует создание с сообщением об ошибке.</w:t>
      </w:r>
    </w:p>
    <w:p w:rsidRPr="002A1A2D" w:rsidR="00E512A7" w:rsidRDefault="00000000" w14:paraId="79ABD2E0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:rsidRPr="002A1A2D" w:rsidR="00E512A7" w:rsidRDefault="00000000" w14:paraId="4FC5C39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:rsidRPr="002A1A2D" w:rsidR="00E512A7" w:rsidRDefault="00000000" w14:paraId="70EDB7E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:rsidRPr="002A1A2D" w:rsidR="00E512A7" w:rsidRDefault="00000000" w14:paraId="6AB4BAE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- ошибка «Недостаточно доступного остатка ЛС»;</w:t>
      </w:r>
    </w:p>
    <w:p w:rsidRPr="002A1A2D" w:rsidR="00E512A7" w:rsidRDefault="00000000" w14:paraId="32744E7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:rsidRPr="002A1A2D" w:rsidR="00E512A7" w:rsidRDefault="00000000" w14:paraId="32F438A7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:rsidRPr="002A1A2D" w:rsidR="00E512A7" w:rsidRDefault="00000000" w14:paraId="5E2E2254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:rsidRPr="002A1A2D" w:rsidR="00E512A7" w:rsidRDefault="00000000" w14:paraId="2AE7CB2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(технический механизм блокировки (10 секунд));</w:t>
      </w:r>
    </w:p>
    <w:p w:rsidRPr="002A1A2D" w:rsidR="00E512A7" w:rsidRDefault="00000000" w14:paraId="196A754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:rsidRPr="002A1A2D" w:rsidR="00E512A7" w:rsidRDefault="00000000" w14:paraId="24232A1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:rsidRPr="002A1A2D" w:rsidR="00E512A7" w:rsidRDefault="00000000" w14:paraId="7413B99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:rsidRPr="002A1A2D" w:rsidR="00E512A7" w:rsidRDefault="00000000" w14:paraId="33C4610D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- координировать действия через менеджера проекта.</w:t>
      </w:r>
    </w:p>
    <w:p w:rsidRPr="002A1A2D" w:rsidR="00E512A7" w:rsidRDefault="00000000" w14:paraId="0FCBFF3A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:rsidRPr="002A1A2D" w:rsidR="00E512A7" w:rsidRDefault="00000000" w14:paraId="200AFCD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:rsidRPr="002A1A2D" w:rsidR="00E512A7" w:rsidRDefault="00000000" w14:paraId="60924A0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:rsidRPr="002A1A2D" w:rsidR="00E512A7" w:rsidRDefault="00000000" w14:paraId="672EAF6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- автоматический пересчет для оставшихся.</w:t>
      </w:r>
    </w:p>
    <w:p w:rsidRPr="002A1A2D" w:rsidR="00E512A7" w:rsidRDefault="00000000" w14:paraId="050CF458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:rsidRPr="002A1A2D" w:rsidR="00E512A7" w:rsidRDefault="00000000" w14:paraId="5D067E3A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:rsidRPr="002A1A2D" w:rsidR="00E512A7" w:rsidRDefault="00000000" w14:paraId="5D2561F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- для упрощения контроля;</w:t>
      </w:r>
    </w:p>
    <w:p w:rsidRPr="002A1A2D" w:rsidR="00E512A7" w:rsidRDefault="00000000" w14:paraId="7E2D2ED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- координировать через менеджера проекта;</w:t>
      </w:r>
    </w:p>
    <w:p w:rsidRPr="002A1A2D" w:rsidR="00E512A7" w:rsidRDefault="00000000" w14:paraId="266A67E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- обсудить с РБЮ оптимальную стратегию.</w:t>
      </w:r>
    </w:p>
    <w:p w:rsidRPr="002A1A2D" w:rsidR="00E512A7" w:rsidRDefault="00000000" w14:paraId="5B204675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1 - низкомаржинальный товар первым:</w:t>
      </w:r>
    </w:p>
    <w:p w:rsidRPr="002A1A2D" w:rsidR="00E512A7" w:rsidRDefault="00000000" w14:paraId="003BCBED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млн руб. (автоматы 500т + кабель-канал 500т), плановая рентабельность 35%. Менеджер создает первый Заказ только на кабель-канал:</w:t>
      </w:r>
    </w:p>
    <w:p w:rsidRPr="002A1A2D" w:rsidR="00E512A7" w:rsidRDefault="00000000" w14:paraId="110AF94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(кабель-канал, рент. 15%);</w:t>
      </w:r>
    </w:p>
    <w:p w:rsidRPr="002A1A2D" w:rsidR="00E512A7" w:rsidRDefault="00000000" w14:paraId="6D09B26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15% &lt; 34% → блокировка;</w:t>
      </w:r>
    </w:p>
    <w:p w:rsidRPr="002A1A2D" w:rsidR="00E512A7" w:rsidRDefault="00000000" w14:paraId="280E9FB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:rsidRPr="002A1A2D" w:rsidR="00E512A7" w:rsidRDefault="00000000" w14:paraId="54125AF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:rsidRPr="002A1A2D" w:rsidR="00E512A7" w:rsidRDefault="00000000" w14:paraId="5F39937E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2 - высокомаржинальный товар первым:</w:t>
      </w:r>
    </w:p>
    <w:p w:rsidRPr="002A1A2D" w:rsidR="00E512A7" w:rsidRDefault="00000000" w14:paraId="3EDC4514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:rsidRPr="002A1A2D" w:rsidR="00E512A7" w:rsidRDefault="00000000" w14:paraId="2352F73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(автоматы, рент. 55%);</w:t>
      </w:r>
    </w:p>
    <w:p w:rsidRPr="002A1A2D" w:rsidR="00E512A7" w:rsidRDefault="00000000" w14:paraId="40E2E8D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:rsidRPr="002A1A2D" w:rsidR="00E512A7" w:rsidRDefault="00000000" w14:paraId="5C0BADF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:rsidRPr="002A1A2D" w:rsidR="00E512A7" w:rsidRDefault="00000000" w14:paraId="471CB99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:rsidRPr="002A1A2D" w:rsidR="00E512A7" w:rsidRDefault="00000000" w14:paraId="3409855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:rsidRPr="002A1A2D" w:rsidR="00E512A7" w:rsidRDefault="00000000" w14:paraId="6C4C40A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:rsidRPr="002A1A2D" w:rsidR="00E512A7" w:rsidRDefault="00000000" w14:paraId="44582FEA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
      </w:r>
    </w:p>
    <w:p w:rsidRPr="002A1A2D" w:rsidR="00E512A7" w:rsidRDefault="00000000" w14:paraId="0632EC2B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3 - Заказ без согласования:</w:t>
      </w:r>
    </w:p>
    <w:p w:rsidRPr="002A1A2D" w:rsidR="00E512A7" w:rsidRDefault="00000000" w14:paraId="6A9ADE06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Менеджер заказывает пропорционально:</w:t>
      </w:r>
    </w:p>
    <w:p w:rsidRPr="002A1A2D" w:rsidR="00E512A7" w:rsidRDefault="00000000" w14:paraId="5244730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ед. (рент. 35.5%), накопл. = 0, (Накопл. + Заказы «На согласовании» + Заказ) = 35.5% &gt;= 34% → OK;</w:t>
      </w:r>
    </w:p>
    <w:p w:rsidRPr="002A1A2D" w:rsidR="00E512A7" w:rsidRDefault="00000000" w14:paraId="26FEC8F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- отклонение = 35% − 34.5% = 0.5 &lt; 1 → OK;</w:t>
      </w:r>
    </w:p>
    <w:p w:rsidRPr="002A1A2D" w:rsidR="00E512A7" w:rsidRDefault="00000000" w14:paraId="177150C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:rsidRPr="002A1A2D" w:rsidR="00E512A7" w:rsidRDefault="00000000" w14:paraId="7134A4FA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4 - граничный случай:</w:t>
      </w:r>
    </w:p>
    <w:p w:rsidRPr="002A1A2D" w:rsidR="00E512A7" w:rsidRDefault="00000000" w14:paraId="0BA9FDFD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:rsidRPr="002A1A2D" w:rsidR="00E512A7" w:rsidRDefault="00000000" w14:paraId="13818D6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:rsidRPr="002A1A2D" w:rsidR="00E512A7" w:rsidRDefault="00000000" w14:paraId="6C1B897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:rsidRPr="002A1A2D" w:rsidR="00E512A7" w:rsidRDefault="00000000" w14:paraId="77760953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1" w:id="19"/>
      <w:r w:rsidRPr="002A1A2D">
        <w:rPr>
          <w:color w:val="000000" w:themeColor="text1"/>
        </w:rPr>
        <w:lastRenderedPageBreak/>
        <w:t>Жизненный цикл Заказа клиента и статусы</w:t>
      </w:r>
      <w:bookmarkEnd w:id="19"/>
    </w:p>
    <w:p w:rsidRPr="002A1A2D" w:rsidR="00E512A7" w:rsidRDefault="00000000" w14:paraId="0650A6A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820"/>
        <w:gridCol w:w="1417"/>
        <w:gridCol w:w="1356"/>
      </w:tblGrid>
      <w:tr w:rsidRPr="002A1A2D" w:rsidR="002A1A2D" w:rsidTr="00F65234" w14:paraId="72724BF4" w14:textId="77777777">
        <w:trPr>
          <w:tblHeader/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5F16CF27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915EDA1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2949E087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23766E0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Pr="002A1A2D" w:rsidR="002A1A2D" w:rsidTr="00F65234" w14:paraId="6B76B56E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5D8D2C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A1A7E1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3564573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57242B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Pr="002A1A2D" w:rsidR="002A1A2D" w:rsidTr="00F65234" w14:paraId="467487E3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441B315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62401A7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504319F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3949274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Pr="002A1A2D" w:rsidR="002A1A2D" w:rsidTr="00F65234" w14:paraId="6CBED4DD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F8DF90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497CBD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4E742E2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A1B84B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Pr="002A1A2D" w:rsidR="002A1A2D" w:rsidTr="00F65234" w14:paraId="705DB57C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FF91C9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2C9D14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536F3CB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D79AFE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Pr="002A1A2D" w:rsidR="002A1A2D" w:rsidTr="00F65234" w14:paraId="39861EA6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608596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95A619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3B5DC46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7447D4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Pr="002A1A2D" w:rsidR="002A1A2D" w:rsidTr="00F65234" w14:paraId="4292E3B1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69529FB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21C53DE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26E41F9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189C631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Pr="002A1A2D" w:rsidR="002A1A2D" w:rsidTr="00F65234" w14:paraId="0DBCB3E5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835D1D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3BF3AE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3A44ADE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77D050E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Pr="002A1A2D" w:rsidR="002A1A2D" w:rsidTr="00F65234" w14:paraId="23BC0B80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B4E02F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AD4FFC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7865F9D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7B2DB66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Pr="002A1A2D" w:rsidR="002A1A2D" w:rsidTr="00F65234" w14:paraId="76D3E7DA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012053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E5FE9E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509CF63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309FA04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Pr="002A1A2D" w:rsidR="002A1A2D" w:rsidTr="00F65234" w14:paraId="30FAD0F5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A729B4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9BB705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06D0D3D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145C38C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Pr="002A1A2D" w:rsidR="002A1A2D" w:rsidTr="00F65234" w14:paraId="550F3F62" w14:textId="77777777">
        <w:trPr>
          <w:jc w:val="center"/>
        </w:trPr>
        <w:tc>
          <w:tcPr>
            <w:tcW w:w="169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12F165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48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79624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19BAE5C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20DC36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:rsidRPr="002A1A2D" w:rsidR="00E512A7" w:rsidRDefault="00000000" w14:paraId="44FF6612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- автоматический пересчет и повторная проверка.</w:t>
      </w:r>
    </w:p>
    <w:p w:rsidRPr="002A1A2D" w:rsidR="00E512A7" w:rsidRDefault="00000000" w14:paraId="14FBA7B8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:rsidRPr="002A1A2D" w:rsidR="00E512A7" w:rsidRDefault="00000000" w14:paraId="155DF5E5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:rsidRPr="002A1A2D" w:rsidR="00E512A7" w:rsidRDefault="00000000" w14:paraId="50AF009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:rsidRPr="002A1A2D" w:rsidR="00E512A7" w:rsidRDefault="00000000" w14:paraId="64B5CB9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:rsidRPr="002A1A2D" w:rsidR="00E512A7" w:rsidRDefault="00000000" w14:paraId="2D501E9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:rsidRPr="002A1A2D" w:rsidR="00CD184C" w:rsidP="00CD184C" w:rsidRDefault="00CD184C" w14:paraId="75B1A226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3AA68736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:rsidRPr="002A1A2D" w:rsidR="00E512A7" w:rsidRDefault="00000000" w14:paraId="219E02C1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Отзыв запроса на согласование:</w:t>
      </w:r>
    </w:p>
    <w:p w:rsidRPr="002A1A2D" w:rsidR="00E512A7" w:rsidRDefault="00000000" w14:paraId="45DC5B5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:rsidRPr="002A1A2D" w:rsidR="00E512A7" w:rsidRDefault="00000000" w14:paraId="31A7E48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:rsidRPr="002A1A2D" w:rsidR="00E512A7" w:rsidRDefault="00000000" w14:paraId="10F7E2E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:rsidRPr="002A1A2D" w:rsidR="00E512A7" w:rsidRDefault="00000000" w14:paraId="10C9283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:rsidRPr="002A1A2D" w:rsidR="00E512A7" w:rsidRDefault="00000000" w14:paraId="10188D7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:rsidRPr="002A1A2D" w:rsidR="00E512A7" w:rsidRDefault="00000000" w14:paraId="18F7CCA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:rsidRPr="002A1A2D" w:rsidR="00E512A7" w:rsidRDefault="00000000" w14:paraId="7572BB8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:rsidRPr="002A1A2D" w:rsidR="00E512A7" w:rsidRDefault="00000000" w14:paraId="4D91A906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:rsidRPr="002A1A2D" w:rsidR="00E512A7" w:rsidRDefault="00000000" w14:paraId="680E29D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- удаляет менеджер;</w:t>
      </w:r>
    </w:p>
    <w:p>
      <w:pPr>
        <w:shd w:val="clear" w:fill="FFF9C4"/>
      </w:pPr>
      <w:r>
        <w:rPr>
          <w:b/>
        </w:rPr>
        <w:t xml:space="preserve">⚠️ Снятие блокировки: </w:t>
      </w:r>
      <w:r>
        <w:t>При автоудалении черновика &gt;7 дней блокировка ЛС снимается автоматически. Регламентное задание проверяет и освобождает заблокированные ЛС ежедневно.</w:t>
      </w:r>
    </w:p>
    <w:p w:rsidRPr="002A1A2D" w:rsidR="00E512A7" w:rsidRDefault="00000000" w14:paraId="0266FA3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
      </w:r>
    </w:p>
    <w:p w:rsidRPr="002A1A2D" w:rsidR="00E512A7" w:rsidRDefault="00000000" w14:paraId="4399C7C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- отмена невозможна, только закрытие с частичной отгрузкой;</w:t>
      </w:r>
    </w:p>
    <w:p w:rsidRPr="002A1A2D" w:rsidR="00E512A7" w:rsidRDefault="00000000" w14:paraId="7D92E9A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- удаление невозможно.</w:t>
      </w:r>
    </w:p>
    <w:p w:rsidRPr="002A1A2D" w:rsidR="00E512A7" w:rsidRDefault="00000000" w14:paraId="081B7967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:rsidRPr="002A1A2D" w:rsidR="00E512A7" w:rsidRDefault="00000000" w14:paraId="210D18F2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:rsidRPr="002A1A2D" w:rsidR="00E512A7" w:rsidRDefault="00000000" w14:paraId="0E82BC0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:rsidRPr="002A1A2D" w:rsidR="00E512A7" w:rsidRDefault="00000000" w14:paraId="48752B2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:rsidRPr="002A1A2D" w:rsidR="00E512A7" w:rsidRDefault="00000000" w14:paraId="5204FDE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:rsidRPr="002A1A2D" w:rsidR="00E512A7" w:rsidRDefault="00000000" w14:paraId="248DBAD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- без ограничений.</w:t>
      </w:r>
    </w:p>
    <w:p w:rsidRPr="002A1A2D" w:rsidR="00E512A7" w:rsidRDefault="00000000" w14:paraId="6C44E8B2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- контроль уже пройден на уровне Заказа.</w:t>
      </w:r>
    </w:p>
    <w:p w:rsidRPr="002A1A2D" w:rsidR="00E512A7" w:rsidRDefault="00000000" w14:paraId="2A9FEFC6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:rsidRPr="002A1A2D" w:rsidR="00E512A7" w:rsidRDefault="00000000" w14:paraId="54BE433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:rsidRPr="002A1A2D" w:rsidR="00E512A7" w:rsidRDefault="00000000" w14:paraId="2224747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:rsidRPr="002A1A2D" w:rsidR="00E512A7" w:rsidRDefault="00000000" w14:paraId="6B95900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:rsidRPr="002A1A2D" w:rsidR="00E512A7" w:rsidRDefault="00000000" w14:paraId="63C3A50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:rsidRPr="002A1A2D" w:rsidR="00E512A7" w:rsidRDefault="00000000" w14:paraId="639FC04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:rsidRPr="002A1A2D" w:rsidR="00E512A7" w:rsidRDefault="00000000" w14:paraId="029F8A55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Аннулирование согласования Заказа:</w:t>
      </w:r>
    </w:p>
    <w:p w:rsidRPr="002A1A2D" w:rsidR="00E512A7" w:rsidRDefault="00000000" w14:paraId="3D8A970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:rsidRPr="002A1A2D" w:rsidR="00E512A7" w:rsidRDefault="00000000" w14:paraId="08CFB6B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:rsidRPr="002A1A2D" w:rsidR="00E512A7" w:rsidRDefault="00000000" w14:paraId="23A1618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:rsidRPr="002A1A2D" w:rsidR="00E512A7" w:rsidRDefault="00000000" w14:paraId="0128144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:rsidRPr="002A1A2D" w:rsidR="00E512A7" w:rsidRDefault="00000000" w14:paraId="799D8D4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:rsidRPr="002A1A2D" w:rsidR="00E512A7" w:rsidRDefault="00000000" w14:paraId="2C42A9B4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:rsidRPr="002A1A2D" w:rsidR="00E512A7" w:rsidRDefault="00000000" w14:paraId="14751E75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- передача на склад:</w:t>
      </w:r>
    </w:p>
    <w:p w:rsidRPr="002A1A2D" w:rsidR="00E512A7" w:rsidRDefault="00000000" w14:paraId="6C1E2D97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:rsidRPr="002A1A2D" w:rsidR="00E512A7" w:rsidRDefault="00000000" w14:paraId="5CC7F7C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:rsidRPr="002A1A2D" w:rsidR="00E512A7" w:rsidRDefault="00000000" w14:paraId="7E7AA71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:rsidRPr="002A1A2D" w:rsidR="00E512A7" w:rsidRDefault="00000000" w14:paraId="42686CCD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:rsidRPr="002A1A2D" w:rsidR="00E512A7" w:rsidRDefault="00000000" w14:paraId="3B22D9B4" w14:textId="77777777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:rsidRPr="002A1A2D" w:rsidR="00E512A7" w:rsidRDefault="00000000" w14:paraId="43069114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:rsidRPr="002A1A2D" w:rsidR="00E512A7" w:rsidRDefault="00000000" w14:paraId="6DF8791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:rsidRPr="002A1A2D" w:rsidR="00E512A7" w:rsidRDefault="00000000" w14:paraId="704961F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:rsidRPr="002A1A2D" w:rsidR="00E512A7" w:rsidRDefault="00000000" w14:paraId="4A40CE1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:rsidRPr="002A1A2D" w:rsidR="00E512A7" w:rsidRDefault="00000000" w14:paraId="332F6EE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:rsidRPr="002A1A2D" w:rsidR="00E512A7" w:rsidRDefault="00000000" w14:paraId="3DBF256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- Заказ уже согласован.</w:t>
      </w:r>
    </w:p>
    <w:p>
      <w:pPr>
        <w:shd w:val="clear" w:fill="FFF9C4"/>
      </w:pPr>
      <w:r>
        <w:rPr>
          <w:b/>
        </w:rPr>
        <w:t xml:space="preserve">⚠️ Без дублирования: </w:t>
      </w:r>
      <w:r>
        <w:t>РТУ, созданные из согласованного Заказа, НЕ проходят повторный контроль рентабельности (только логирование для аналитики). Это устраняет дублирование проверок и ускоряет обработку.</w:t>
      </w:r>
    </w:p>
    <w:p w:rsidRPr="002A1A2D" w:rsidR="00CD184C" w:rsidP="00CD184C" w:rsidRDefault="00CD184C" w14:paraId="690AE02B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6146C635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ед. согласован. Создаем РТУ-1 на 30 ед., РТУ-2 на 50 ед. Остаток Заказа = 20 ед. (зарезервирован).</w:t>
      </w:r>
    </w:p>
    <w:p w:rsidRPr="002A1A2D" w:rsidR="00E512A7" w:rsidRDefault="00000000" w14:paraId="732ED15E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:rsidRPr="002A1A2D" w:rsidR="00E512A7" w:rsidRDefault="00000000" w14:paraId="6622F57D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:rsidRPr="002A1A2D" w:rsidR="00E512A7" w:rsidRDefault="00000000" w14:paraId="66309D4A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:rsidRPr="002A1A2D" w:rsidR="00E512A7" w:rsidRDefault="00000000" w14:paraId="720F1AC3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:rsidRPr="002A1A2D" w:rsidR="00E512A7" w:rsidRDefault="00000000" w14:paraId="4882A6D9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:rsidRPr="002A1A2D" w:rsidR="00E512A7" w:rsidRDefault="00000000" w14:paraId="57479DF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:rsidRPr="002A1A2D" w:rsidR="00E512A7" w:rsidRDefault="00000000" w14:paraId="7184AD8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- информационная проверка (можно создать РТУ на товар, которого нет, но есть в заказе);</w:t>
      </w:r>
    </w:p>
    <w:p w:rsidRPr="002A1A2D" w:rsidR="00E512A7" w:rsidRDefault="00000000" w14:paraId="0A01095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- жесткая проверка (если товара нет - отказ в передаче);</w:t>
      </w:r>
    </w:p>
    <w:p w:rsidRPr="002A1A2D" w:rsidR="00E512A7" w:rsidRDefault="00000000" w14:paraId="64D0934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- факт наличия (возможно расхождение с учетным остатком).</w:t>
      </w:r>
    </w:p>
    <w:p w:rsidRPr="002A1A2D" w:rsidR="00E512A7" w:rsidRDefault="00000000" w14:paraId="30AF76AB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:rsidRPr="002A1A2D" w:rsidR="00E512A7" w:rsidRDefault="00000000" w14:paraId="56685077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:rsidRPr="002A1A2D" w:rsidR="00E512A7" w:rsidRDefault="00000000" w14:paraId="7AE3D6F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:rsidRPr="002A1A2D" w:rsidR="00E512A7" w:rsidRDefault="00000000" w14:paraId="11BADDF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:rsidRPr="002A1A2D" w:rsidR="00E512A7" w:rsidRDefault="00000000" w14:paraId="48E1CF3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:rsidRPr="002A1A2D" w:rsidR="00E512A7" w:rsidRDefault="00000000" w14:paraId="19D6D78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
      </w:r>
    </w:p>
    <w:p w:rsidRPr="002A1A2D" w:rsidR="00E512A7" w:rsidRDefault="00000000" w14:paraId="621652FE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9"/>
        <w:gridCol w:w="5000"/>
      </w:tblGrid>
      <w:tr w:rsidRPr="002A1A2D" w:rsidR="002A1A2D" w:rsidTr="00F65234" w14:paraId="72842542" w14:textId="77777777">
        <w:trPr>
          <w:tblHeader/>
          <w:jc w:val="center"/>
        </w:trPr>
        <w:tc>
          <w:tcPr>
            <w:tcW w:w="4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D7AC008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392599A5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Pr="002A1A2D" w:rsidR="002A1A2D" w:rsidTr="00F65234" w14:paraId="34766DD9" w14:textId="77777777">
        <w:trPr>
          <w:jc w:val="center"/>
        </w:trPr>
        <w:tc>
          <w:tcPr>
            <w:tcW w:w="4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296386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67FEC91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Pr="002A1A2D" w:rsidR="002A1A2D" w:rsidTr="00F65234" w14:paraId="399713E3" w14:textId="77777777">
        <w:trPr>
          <w:jc w:val="center"/>
        </w:trPr>
        <w:tc>
          <w:tcPr>
            <w:tcW w:w="4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E60F18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281E9DC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Pr="002A1A2D" w:rsidR="002A1A2D" w:rsidTr="00F65234" w14:paraId="252A20FD" w14:textId="77777777">
        <w:trPr>
          <w:jc w:val="center"/>
        </w:trPr>
        <w:tc>
          <w:tcPr>
            <w:tcW w:w="4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3E2C15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5D1FB9D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:rsidRPr="002A1A2D" w:rsidR="00E512A7" w:rsidRDefault="00000000" w14:paraId="5C404B3F" w14:textId="77777777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:rsidRPr="002A1A2D" w:rsidR="00E512A7" w:rsidRDefault="00000000" w14:paraId="299398B7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Постфактум-обработка (WMS отгрузил до уведомления):</w:t>
      </w:r>
    </w:p>
    <w:p w:rsidRPr="002A1A2D" w:rsidR="00E512A7" w:rsidRDefault="00000000" w14:paraId="1E565C6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:rsidRPr="002A1A2D" w:rsidR="00E512A7" w:rsidRDefault="00000000" w14:paraId="7222BC0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:rsidRPr="002A1A2D" w:rsidR="00E512A7" w:rsidRDefault="00000000" w14:paraId="3994E4C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:rsidRPr="002A1A2D" w:rsidR="00E512A7" w:rsidRDefault="00000000" w14:paraId="2019D75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:rsidRPr="002A1A2D" w:rsidR="00E512A7" w:rsidRDefault="00000000" w14:paraId="1A67537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- создается запись «Нарушение процедуры»;</w:t>
      </w:r>
    </w:p>
    <w:p w:rsidRPr="002A1A2D" w:rsidR="00E512A7" w:rsidRDefault="00000000" w14:paraId="08FABA4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- на сотруднике склада, допустившем отгрузку без подтверждения.</w:t>
      </w:r>
    </w:p>
    <w:p w:rsidRPr="002A1A2D" w:rsidR="00CD184C" w:rsidP="00CD184C" w:rsidRDefault="00CD184C" w14:paraId="15C9F84A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0046D9F9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:rsidRPr="002A1A2D" w:rsidR="00E512A7" w:rsidRDefault="00000000" w14:paraId="3924C394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500"/>
        <w:gridCol w:w="3000"/>
      </w:tblGrid>
      <w:tr w:rsidRPr="002A1A2D" w:rsidR="002A1A2D" w:rsidTr="00F65234" w14:paraId="6BD139A9" w14:textId="77777777">
        <w:trPr>
          <w:tblHeader/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526FDF5B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28D87F1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48FCDA7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Pr="002A1A2D" w:rsidR="002A1A2D" w:rsidTr="00F65234" w14:paraId="6FC28DE5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49DF8DC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61027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3F4F6"/>
            <w:vAlign w:val="center"/>
          </w:tcPr>
          <w:p w:rsidRPr="002A1A2D" w:rsidR="00E512A7" w:rsidRDefault="00000000" w14:paraId="63A944D5" w14:textId="77777777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Pr="002A1A2D" w:rsidR="002A1A2D" w:rsidTr="00F65234" w14:paraId="4546FF42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5CA875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5B63BA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0B1BD1A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Pr="002A1A2D" w:rsidR="002A1A2D" w:rsidTr="00F65234" w14:paraId="7E4000D7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FBB7007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4C5895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0932D5C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:rsidRPr="002A1A2D" w:rsidR="00E512A7" w:rsidRDefault="00000000" w14:paraId="786D383B" w14:textId="77777777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:rsidRPr="002A1A2D" w:rsidR="00E512A7" w:rsidRDefault="00000000" w14:paraId="1113208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:rsidRPr="002A1A2D" w:rsidR="00E512A7" w:rsidRDefault="00000000" w14:paraId="25D2AC1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:rsidRPr="002A1A2D" w:rsidR="00E512A7" w:rsidRDefault="00000000" w14:paraId="1E209CD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- продажа в убыток физлицам запрещена;</w:t>
      </w:r>
    </w:p>
    <w:p w:rsidRPr="002A1A2D" w:rsidR="00E512A7" w:rsidRDefault="00000000" w14:paraId="642CA2B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:rsidRPr="002A1A2D" w:rsidR="00E512A7" w:rsidRDefault="00000000" w14:paraId="1F6B277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:rsidRPr="002A1A2D" w:rsidR="00E512A7" w:rsidRDefault="00000000" w14:paraId="6CD4CF2C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2" w:id="20"/>
      <w:r w:rsidRPr="002A1A2D">
        <w:rPr>
          <w:color w:val="000000" w:themeColor="text1"/>
        </w:rPr>
        <w:t>Жизненный цикл локальной сметы</w:t>
      </w:r>
      <w:bookmarkEnd w:id="20"/>
    </w:p>
    <w:p w:rsidRPr="002A1A2D" w:rsidR="00E512A7" w:rsidRDefault="00000000" w14:paraId="3B1CC2D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000"/>
        <w:gridCol w:w="2800"/>
      </w:tblGrid>
      <w:tr w:rsidRPr="002A1A2D" w:rsidR="002A1A2D" w:rsidTr="00F65234" w14:paraId="16D91EEE" w14:textId="77777777">
        <w:trPr>
          <w:tblHeader/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596CB077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39BA9BB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6F3ED08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Pr="002A1A2D" w:rsidR="002A1A2D" w:rsidTr="00F65234" w14:paraId="49FF6A0D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2844DD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AA8EC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5234ADE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Pr="002A1A2D" w:rsidR="002A1A2D" w:rsidTr="00F65234" w14:paraId="1BD5F9F2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694625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58D99D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0453BF1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Pr="002A1A2D" w:rsidR="002A1A2D" w:rsidTr="00F65234" w14:paraId="488362EB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AE27BA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DAF6F9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2E59DD1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Pr="002A1A2D" w:rsidR="002A1A2D" w:rsidTr="00F65234" w14:paraId="5473B9EC" w14:textId="77777777">
        <w:trPr>
          <w:jc w:val="center"/>
        </w:trPr>
        <w:tc>
          <w:tcPr>
            <w:tcW w:w="24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376A79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A090E8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387DFD8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:rsidRPr="002A1A2D" w:rsidR="00E512A7" w:rsidRDefault="00000000" w14:paraId="76B06E12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:rsidRPr="002A1A2D" w:rsidR="00E512A7" w:rsidRDefault="00000000" w14:paraId="697B927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:rsidRPr="002A1A2D" w:rsidR="00E512A7" w:rsidRDefault="00000000" w14:paraId="44AF991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:rsidRPr="002A1A2D" w:rsidR="00E512A7" w:rsidRDefault="00000000" w14:paraId="1F91768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:rsidRPr="002A1A2D" w:rsidR="00E512A7" w:rsidRDefault="00000000" w14:paraId="2A7CEB1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:rsidRPr="002A1A2D" w:rsidR="00E512A7" w:rsidRDefault="00000000" w14:paraId="1553A73A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:rsidRPr="002A1A2D" w:rsidR="00E512A7" w:rsidRDefault="00000000" w14:paraId="454315B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:rsidRPr="002A1A2D" w:rsidR="00E512A7" w:rsidRDefault="00000000" w14:paraId="39A3F4E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:rsidRPr="002A1A2D" w:rsidR="00E512A7" w:rsidRDefault="00000000" w14:paraId="61F808D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:rsidRPr="002A1A2D" w:rsidR="00E512A7" w:rsidRDefault="00000000" w14:paraId="037799F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- автоматически аннулируются;</w:t>
      </w:r>
    </w:p>
    <w:p w:rsidRPr="002A1A2D" w:rsidR="00E512A7" w:rsidRDefault="00000000" w14:paraId="1E5A504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- остаются действительными 5 рабочих дней;</w:t>
      </w:r>
    </w:p>
    <w:p w:rsidRPr="002A1A2D" w:rsidR="00E512A7" w:rsidRDefault="00000000" w14:paraId="09C597F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- обрабатываются до конца.</w:t>
      </w:r>
    </w:p>
    <w:p w:rsidRPr="002A1A2D" w:rsidR="00E512A7" w:rsidRDefault="00000000" w14:paraId="7C62D994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- пересчет НПСС (см. п. 3.8).</w:t>
      </w:r>
    </w:p>
    <w:p w:rsidRPr="002A1A2D" w:rsidR="00E512A7" w:rsidRDefault="00000000" w14:paraId="77420B95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:rsidRPr="002A1A2D" w:rsidR="00E512A7" w:rsidRDefault="00000000" w14:paraId="3BC346E5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:rsidRPr="002A1A2D" w:rsidR="00E512A7" w:rsidRDefault="00000000" w14:paraId="4D838B1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ЛС переводится в статус «Отменена»;</w:t>
      </w:r>
    </w:p>
    <w:p w:rsidRPr="002A1A2D" w:rsidR="00E512A7" w:rsidRDefault="00000000" w14:paraId="4A7BF1A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:rsidRPr="002A1A2D" w:rsidR="00E512A7" w:rsidRDefault="00000000" w14:paraId="0FF1AC7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:rsidRPr="002A1A2D" w:rsidR="00E512A7" w:rsidRDefault="00000000" w14:paraId="4573330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:rsidRPr="002A1A2D" w:rsidR="00E512A7" w:rsidRDefault="00000000" w14:paraId="6F79FB98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:rsidRPr="002A1A2D" w:rsidR="00E512A7" w:rsidRDefault="00000000" w14:paraId="35B5E4D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Pr="002A1A2D" w:rsidR="002A1A2D" w:rsidTr="00F65234" w14:paraId="2F35CC10" w14:textId="77777777">
        <w:trPr>
          <w:tblHeader/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E17DD4D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4918F5E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Pr="002A1A2D" w:rsidR="002A1A2D" w:rsidTr="00F65234" w14:paraId="5CDF747E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DE23D2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2B50FBF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Pr="002A1A2D" w:rsidR="002A1A2D" w:rsidTr="00F65234" w14:paraId="7B2713AF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384FB5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1FAAEBD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Pr="002A1A2D" w:rsidR="002A1A2D" w:rsidTr="00F65234" w14:paraId="3118F8BD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52B2CB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15.01–25.00)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045E4F6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Pr="002A1A2D" w:rsidR="002A1A2D" w:rsidTr="00F65234" w14:paraId="3820FF5C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0B27B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14FFE5D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:rsidRPr="002A1A2D" w:rsidR="00E512A7" w:rsidRDefault="00000000" w14:paraId="64F1443C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:rsidRPr="002A1A2D" w:rsidR="00E512A7" w:rsidRDefault="00000000" w14:paraId="16D3AD8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:rsidRPr="002A1A2D" w:rsidR="00E512A7" w:rsidRDefault="00000000" w14:paraId="51B4036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:rsidRPr="002A1A2D" w:rsidR="00E512A7" w:rsidRDefault="00000000" w14:paraId="01F47D7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:rsidRPr="002A1A2D" w:rsidR="00E512A7" w:rsidRDefault="00000000" w14:paraId="1B7CE970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3" w:id="21"/>
      <w:r w:rsidRPr="002A1A2D">
        <w:rPr>
          <w:color w:val="000000" w:themeColor="text1"/>
        </w:rPr>
        <w:t>Изменение локальной сметы после частичной отгрузки</w:t>
      </w:r>
      <w:bookmarkEnd w:id="21"/>
    </w:p>
    <w:p w:rsidRPr="002A1A2D" w:rsidR="00E512A7" w:rsidRDefault="00000000" w14:paraId="22142690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:rsidRPr="002A1A2D" w:rsidR="00E512A7" w:rsidRDefault="00000000" w14:paraId="7A18279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:rsidRPr="002A1A2D" w:rsidR="00E512A7" w:rsidRDefault="00000000" w14:paraId="0BB4D94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:rsidRPr="002A1A2D" w:rsidR="00E512A7" w:rsidRDefault="00000000" w14:paraId="34003C7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:rsidRPr="002A1A2D" w:rsidR="00E512A7" w:rsidRDefault="00000000" w14:paraId="081C08C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:rsidRPr="002A1A2D" w:rsidR="00E512A7" w:rsidRDefault="00000000" w14:paraId="368A986F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:rsidRPr="002A1A2D" w:rsidR="00E512A7" w:rsidRDefault="00000000" w14:paraId="7E06ACB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:rsidRPr="002A1A2D" w:rsidR="00E512A7" w:rsidRDefault="00000000" w14:paraId="611DEDB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:rsidRPr="002A1A2D" w:rsidR="00E512A7" w:rsidRDefault="00000000" w14:paraId="543610C0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:rsidRPr="002A1A2D" w:rsidR="00E512A7" w:rsidRDefault="00000000" w14:paraId="392D6C3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:rsidRPr="002A1A2D" w:rsidR="00E512A7" w:rsidRDefault="00000000" w14:paraId="1E9D6B5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плановая рентабельность ниже исходной - требуется повторное согласование ЛС;</w:t>
      </w:r>
    </w:p>
    <w:p w:rsidRPr="002A1A2D" w:rsidR="00E512A7" w:rsidRDefault="00000000" w14:paraId="182C085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:rsidRPr="002A1A2D" w:rsidR="00E512A7" w:rsidRDefault="00000000" w14:paraId="6C49486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:rsidRPr="002A1A2D" w:rsidR="00E512A7" w:rsidRDefault="00000000" w14:paraId="526C4E5F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:rsidRPr="002A1A2D" w:rsidR="00E512A7" w:rsidRDefault="00000000" w14:paraId="20076503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Отгружено 30 ед. с рентабельностью 40%. Клиент просит заменить часть неотгруженных позиций:</w:t>
      </w:r>
    </w:p>
    <w:p w:rsidRPr="002A1A2D" w:rsidR="00E512A7" w:rsidRDefault="00000000" w14:paraId="56BAD70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:rsidRPr="002A1A2D" w:rsidR="00E512A7" w:rsidRDefault="00000000" w14:paraId="58D8884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:rsidRPr="002A1A2D" w:rsidR="00E512A7" w:rsidRDefault="00000000" w14:paraId="05EFF57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:rsidRPr="002A1A2D" w:rsidR="00E512A7" w:rsidRDefault="00000000" w14:paraId="61A9880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>
      <w:pPr>
        <w:shd w:val="clear" w:fill="FFF9C4"/>
      </w:pPr>
      <w:r>
        <w:rPr>
          <w:b/>
        </w:rPr>
        <w:t xml:space="preserve">⚠️ Пересчет санкций: </w:t>
      </w:r>
      <w:r>
        <w:t>Регламентное задание (ежедневно, ночью) пересчитывает санкции для закрытых ЛС при поступлении возвратов товара в течение 60 дней после закрытия. Если фактический процент выкупа снижается ниже 80%, применяется санкция согласно п. 3.16.8.</w:t>
      </w:r>
    </w:p>
    <w:p w:rsidRPr="002A1A2D" w:rsidR="00E512A7" w:rsidRDefault="00000000" w14:paraId="3FD3BF7E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4" w:id="22"/>
      <w:r w:rsidRPr="002A1A2D">
        <w:rPr>
          <w:color w:val="000000" w:themeColor="text1"/>
        </w:rPr>
        <w:t>Возврат товара от клиента</w:t>
      </w:r>
      <w:bookmarkEnd w:id="22"/>
    </w:p>
    <w:p w:rsidRPr="002A1A2D" w:rsidR="00E512A7" w:rsidRDefault="00000000" w14:paraId="39662DE6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:rsidRPr="002A1A2D" w:rsidR="00E512A7" w:rsidRDefault="00000000" w14:paraId="1FFBA454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:rsidRPr="002A1A2D" w:rsidR="00E512A7" w:rsidRDefault="00000000" w14:paraId="13DBE0D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>
      <w:pPr>
        <w:shd w:val="clear" w:fill="FFF9C4"/>
      </w:pPr>
      <w:r>
        <w:rPr>
          <w:b/>
        </w:rPr>
        <w:t xml:space="preserve">⚠️ Фиксация рентабельности: </w:t>
      </w:r>
      <w:r>
        <w:t>Рентабельность возврата берется из связанного РТУ (зафиксированная на момент отгрузки), НЕ из текущей НПСС. Это предотвращает некорректный пересчет накопленной рентабельности при изменении цен в НПСС после отгрузки.</w:t>
      </w:r>
    </w:p>
    <w:p w:rsidRPr="002A1A2D" w:rsidR="00E512A7" w:rsidRDefault="00000000" w14:paraId="754D660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:rsidRPr="002A1A2D" w:rsidR="00E512A7" w:rsidRDefault="00000000" w14:paraId="3550172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:rsidRPr="002A1A2D" w:rsidR="00E512A7" w:rsidRDefault="00000000" w14:paraId="5C94E95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:rsidRPr="002A1A2D" w:rsidR="00E512A7" w:rsidRDefault="00000000" w14:paraId="57C894F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:rsidRPr="002A1A2D" w:rsidR="00E512A7" w:rsidRDefault="00000000" w14:paraId="4507597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:rsidRPr="002A1A2D" w:rsidR="00E512A7" w:rsidRDefault="00000000" w14:paraId="4600EC1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:rsidRPr="002A1A2D" w:rsidR="00E512A7" w:rsidRDefault="00000000" w14:paraId="2C6F47B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:rsidRPr="002A1A2D" w:rsidR="00E512A7" w:rsidRDefault="00000000" w14:paraId="441E1064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:rsidRPr="002A1A2D" w:rsidR="00E512A7" w:rsidRDefault="00000000" w14:paraId="5067A3E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:rsidRPr="002A1A2D" w:rsidR="00E512A7" w:rsidRDefault="00000000" w14:paraId="3308552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:rsidRPr="002A1A2D" w:rsidR="00E512A7" w:rsidRDefault="00000000" w14:paraId="61B85AE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:rsidRPr="002A1A2D" w:rsidR="00E512A7" w:rsidRDefault="00000000" w14:paraId="7884AC5B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:rsidRPr="002A1A2D" w:rsidR="00E512A7" w:rsidRDefault="00000000" w14:paraId="14D507BD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(план 35%). Отгружено 60 ед. (накопленная рент. 32%). Клиент вернул 20 ед. с рентабельностью 38%:</w:t>
      </w:r>
    </w:p>
    <w:p>
      <w:pPr>
        <w:shd w:val="clear" w:fill="FFF9C4"/>
      </w:pPr>
      <w:r>
        <w:rPr>
          <w:b/>
        </w:rPr>
        <w:t xml:space="preserve">⚠️ Сторнированные РТУ: </w:t>
      </w:r>
      <w:r>
        <w:t>Возвраты по сторнированным РТУ автоматически исключаются из расчета процента выкупа. Система проверяет статус РТУ-основания перед применением санкций (п. 3.16.8).</w:t>
      </w:r>
    </w:p>
    <w:p w:rsidRPr="002A1A2D" w:rsidR="00E512A7" w:rsidRDefault="00000000" w14:paraId="4B9687B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:rsidRPr="002A1A2D" w:rsidR="00E512A7" w:rsidRDefault="00000000" w14:paraId="68E08DA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:rsidRPr="002A1A2D" w:rsidR="00E512A7" w:rsidRDefault="00000000" w14:paraId="09A83A2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- это учитывается при следующих отгрузках.</w:t>
      </w:r>
    </w:p>
    <w:p w:rsidRPr="002A1A2D" w:rsidR="00E512A7" w:rsidRDefault="00000000" w14:paraId="15CAEFBD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:rsidRPr="002A1A2D" w:rsidR="00E512A7" w:rsidRDefault="00000000" w14:paraId="255BE0C8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:rsidRPr="002A1A2D" w:rsidR="00E512A7" w:rsidRDefault="00000000" w14:paraId="50CB183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:rsidRPr="002A1A2D" w:rsidR="00E512A7" w:rsidRDefault="00000000" w14:paraId="1A6C113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- простое сторнирование;</w:t>
      </w:r>
    </w:p>
    <w:p w:rsidRPr="002A1A2D" w:rsidR="00E512A7" w:rsidRDefault="00000000" w14:paraId="3EDCC5F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- через документ «Возврат товаров»;</w:t>
      </w:r>
    </w:p>
    <w:p w:rsidRPr="002A1A2D" w:rsidR="00E512A7" w:rsidRDefault="00000000" w14:paraId="36A378E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:rsidRPr="002A1A2D" w:rsidR="00E512A7" w:rsidRDefault="00000000" w14:paraId="386256D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:rsidRPr="002A1A2D" w:rsidR="00E512A7" w:rsidRDefault="00000000" w14:paraId="2FAB3C6B" w14:textId="77777777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:rsidRPr="002A1A2D" w:rsidR="00E512A7" w:rsidRDefault="00000000" w14:paraId="5739B06F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
      </w:r>
    </w:p>
    <w:p w:rsidRPr="002A1A2D" w:rsidR="00E512A7" w:rsidRDefault="00000000" w14:paraId="5B326AD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:rsidRPr="002A1A2D" w:rsidR="00E512A7" w:rsidRDefault="00000000" w14:paraId="38389B4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:rsidRPr="002A1A2D" w:rsidR="00E512A7" w:rsidRDefault="00000000" w14:paraId="6EA909D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:rsidRPr="002A1A2D" w:rsidR="00E512A7" w:rsidRDefault="00000000" w14:paraId="65EA84C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:rsidRPr="002A1A2D" w:rsidR="00CD184C" w:rsidP="00CD184C" w:rsidRDefault="00CD184C" w14:paraId="70F45E58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69D43B92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:rsidRPr="002A1A2D" w:rsidR="00E512A7" w:rsidRDefault="00000000" w14:paraId="0DFE3592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5" w:id="23"/>
      <w:r w:rsidRPr="002A1A2D">
        <w:rPr>
          <w:color w:val="000000" w:themeColor="text1"/>
        </w:rPr>
        <w:t>Защита от рисков манипулирования</w:t>
      </w:r>
      <w:bookmarkEnd w:id="23"/>
    </w:p>
    <w:p w:rsidRPr="002A1A2D" w:rsidR="00E512A7" w:rsidRDefault="00000000" w14:paraId="6C59DA3C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:rsidRPr="002A1A2D" w:rsidR="00E512A7" w:rsidRDefault="00000000" w14:paraId="4E16127A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>
      <w:pPr>
        <w:shd w:val="clear" w:fill="FFF9C4"/>
      </w:pPr>
      <w:r>
        <w:rPr>
          <w:b/>
        </w:rPr>
        <w:t xml:space="preserve">⚠️ Повторный пересчет: </w:t>
      </w:r>
      <w:r>
        <w:t>При сохранении Заказа система выполняет повторный пересчет накопленной рентабельности (перечитывает актуальные данные из регистра). Это защищает от ситуации, когда параллельно проводится РТУ и накопленная рентабельность изменяется между открытием и сохранением Заказа.</w:t>
      </w:r>
    </w:p>
    <w:p w:rsidRPr="002A1A2D" w:rsidR="00E512A7" w:rsidRDefault="00000000" w14:paraId="3FCFB4B4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:rsidRPr="002A1A2D" w:rsidR="00E512A7" w:rsidRDefault="00000000" w14:paraId="1E5423D3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двухуровневая защита:</w:t>
      </w:r>
    </w:p>
    <w:p w:rsidRPr="002A1A2D" w:rsidR="00E512A7" w:rsidRDefault="00000000" w14:paraId="1CEF259A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  <w:r w:rsidRPr="002A1A2D">
        <w:rPr>
          <w:color w:val="000000" w:themeColor="text1"/>
        </w:rPr>
      </w:r>
    </w:p>
    <w:p w:rsidRPr="002A1A2D" w:rsidR="00E512A7" w:rsidRDefault="00000000" w14:paraId="1D825785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2 - физическая блокировка (LS-BR-035): блокировка редактирования предотвращает одновременное редактирование:</w:t>
      </w:r>
      <w:r w:rsidRPr="002A1A2D">
        <w:rPr>
          <w:color w:val="000000" w:themeColor="text1"/>
        </w:rPr>
      </w:r>
    </w:p>
    <w:p w:rsidRPr="002A1A2D" w:rsidR="00E512A7" w:rsidRDefault="00000000" w14:paraId="2C64433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:rsidRPr="002A1A2D" w:rsidR="00E512A7" w:rsidRDefault="00000000" w14:paraId="1D743E4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:rsidRPr="002A1A2D" w:rsidR="00271AAD" w:rsidRDefault="00000000" w14:paraId="0F86B9DC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:rsidRPr="002A1A2D" w:rsidR="00E512A7" w:rsidRDefault="00000000" w14:paraId="3E94F50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
      </w:r>
    </w:p>
    <w:p w:rsidRPr="002A1A2D" w:rsidR="00E512A7" w:rsidRDefault="00000000" w14:paraId="7387F72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:rsidRPr="002A1A2D" w:rsidR="00CD184C" w:rsidP="00CD184C" w:rsidRDefault="00CD184C" w14:paraId="4221CAE4" w14:textId="77777777">
      <w:pPr>
        <w:pStyle w:val="a4"/>
        <w:ind w:left="720"/>
        <w:rPr>
          <w:color w:val="000000" w:themeColor="text1"/>
        </w:rPr>
      </w:pPr>
    </w:p>
    <w:p w:rsidRPr="002A1A2D" w:rsidR="00E512A7" w:rsidRDefault="00000000" w14:paraId="2571755B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:rsidRPr="002A1A2D" w:rsidR="00E512A7" w:rsidRDefault="00000000" w14:paraId="0CAFE673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
      </w:r>
    </w:p>
    <w:p w:rsidRPr="002A1A2D" w:rsidR="00E512A7" w:rsidRDefault="00000000" w14:paraId="53287AB4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:rsidRPr="002A1A2D" w:rsidR="00E512A7" w:rsidRDefault="00000000" w14:paraId="52F83CA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
      </w:r>
    </w:p>
    <w:p w:rsidRPr="002A1A2D" w:rsidR="00E512A7" w:rsidRDefault="00000000" w14:paraId="183CD1A1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:rsidRPr="002A1A2D" w:rsidR="00E512A7" w:rsidRDefault="00000000" w14:paraId="7042CEF9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трехуровневый контроль актуальности: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Pr="002A1A2D" w:rsidR="002A1A2D" w:rsidTr="00F65234" w14:paraId="2A9AF53F" w14:textId="77777777">
        <w:trPr>
          <w:tblHeader/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E0B1D38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B6CC370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36926E37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Pr="002A1A2D" w:rsidR="002A1A2D" w:rsidTr="00F65234" w14:paraId="20A6241D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15BF2D6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3CC49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04FCE3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Pr="002A1A2D" w:rsidR="002A1A2D" w:rsidTr="00F65234" w14:paraId="123337CF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20C43F1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3B5CF1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0D68ED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Pr="002A1A2D" w:rsidR="002A1A2D" w:rsidTr="00F65234" w14:paraId="3AD10DBE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51F0C84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4041F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52F18A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Pr="002A1A2D" w:rsidR="002A1A2D" w:rsidTr="00F65234" w14:paraId="07781AEB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0108F46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F95376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A7C8E9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:rsidRPr="002A1A2D" w:rsidR="00E512A7" w:rsidRDefault="00000000" w14:paraId="25AD62D8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:rsidRPr="002A1A2D" w:rsidR="00E512A7" w:rsidRDefault="00000000" w14:paraId="07B5B82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:rsidRPr="002A1A2D" w:rsidR="00E512A7" w:rsidRDefault="00000000" w14:paraId="6166BF8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:rsidRPr="002A1A2D" w:rsidR="00E512A7" w:rsidRDefault="00000000" w14:paraId="3DCDA40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:rsidRPr="002A1A2D" w:rsidR="00E512A7" w:rsidRDefault="00000000" w14:paraId="151BB861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:rsidRPr="002A1A2D" w:rsidR="00E512A7" w:rsidRDefault="00000000" w14:paraId="637D2E6A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>
      <w:pPr>
        <w:shd w:val="clear" w:fill="FFF9C4"/>
      </w:pPr>
      <w:r>
        <w:rPr>
          <w:b/>
        </w:rPr>
        <w:t xml:space="preserve">⚠️ Эскалация при &gt;80 дней: </w:t>
      </w:r>
      <w:r>
        <w:t>Если возраст НПСС превышает 80 дней (до блокировки 90 дней), ДП получает уведомление с возможностью временного разрешения продаж. При временном разрешении ВСЕ заказы (любая рентабельность) требуют обязательного согласования РБЮ до обновления НПСС.</w:t>
      </w:r>
    </w:p>
    <w:p w:rsidRPr="002A1A2D" w:rsidR="00E512A7" w:rsidRDefault="00000000" w14:paraId="546A75C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:rsidRPr="002A1A2D" w:rsidR="00E512A7" w:rsidRDefault="00000000" w14:paraId="1335CC0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(LS-RPT-038);</w:t>
      </w:r>
    </w:p>
    <w:p w:rsidRPr="002A1A2D" w:rsidR="00E512A7" w:rsidRDefault="00000000" w14:paraId="11E210B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:rsidRPr="002A1A2D" w:rsidR="00E512A7" w:rsidRDefault="00000000" w14:paraId="28A868A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:rsidRPr="002A1A2D" w:rsidR="00E512A7" w:rsidRDefault="00000000" w14:paraId="5FC42B5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:rsidRPr="002A1A2D" w:rsidR="00E512A7" w:rsidRDefault="00000000" w14:paraId="03BF331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:rsidRPr="002A1A2D" w:rsidR="00E512A7" w:rsidRDefault="00000000" w14:paraId="59180A0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:rsidRPr="002A1A2D" w:rsidR="00E512A7" w:rsidRDefault="00000000" w14:paraId="0A46182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:rsidRPr="002A1A2D" w:rsidR="00E512A7" w:rsidRDefault="00000000" w14:paraId="3E1A111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- отчет ФД для ДП;</w:t>
      </w:r>
    </w:p>
    <w:p w:rsidRPr="002A1A2D" w:rsidR="00E512A7" w:rsidRDefault="00000000" w14:paraId="090EC00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- пересмотр методики расчета НПСС.</w:t>
      </w:r>
    </w:p>
    <w:p w:rsidRPr="002A1A2D" w:rsidR="00E512A7" w:rsidRDefault="00000000" w14:paraId="15E8AAA0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:rsidRPr="002A1A2D" w:rsidR="00E512A7" w:rsidP="00F65234" w:rsidRDefault="00000000" w14:paraId="19E681D0" w14:textId="77777777">
      <w:pPr>
        <w:spacing w:after="100"/>
        <w:ind w:firstLine="708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
      </w:r>
    </w:p>
    <w:p w:rsidRPr="002A1A2D" w:rsidR="00E512A7" w:rsidRDefault="00000000" w14:paraId="3B0EB931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контроль изменения плановой рентабельности:</w:t>
      </w:r>
    </w:p>
    <w:p w:rsidRPr="002A1A2D" w:rsidR="00E512A7" w:rsidRDefault="00000000" w14:paraId="3EE3623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:rsidRPr="002A1A2D" w:rsidR="00E512A7" w:rsidRDefault="00000000" w14:paraId="343BDAE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:rsidRPr="002A1A2D" w:rsidR="00E512A7" w:rsidRDefault="00000000" w14:paraId="7748D01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:rsidRPr="002A1A2D" w:rsidR="00E512A7" w:rsidRDefault="00000000" w14:paraId="3F63E0D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:rsidRPr="002A1A2D" w:rsidR="00E512A7" w:rsidRDefault="00000000" w14:paraId="75B573E4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Pr="002A1A2D" w:rsidR="002A1A2D" w:rsidTr="00F65234" w14:paraId="7BF3AA98" w14:textId="77777777">
        <w:trPr>
          <w:tblHeader/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D2BDF39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271F6F0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Pr="002A1A2D" w:rsidR="002A1A2D" w:rsidTr="00F65234" w14:paraId="21F82CC4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DE492D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54E2F5A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Pr="002A1A2D" w:rsidR="002A1A2D" w:rsidTr="00F65234" w14:paraId="4B384392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DA2E2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7529449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Pr="002A1A2D" w:rsidR="002A1A2D" w:rsidTr="00F65234" w14:paraId="505382B0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850A3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32E6839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Pr="002A1A2D" w:rsidR="002A1A2D" w:rsidTr="00F65234" w14:paraId="28DE15DA" w14:textId="77777777">
        <w:trPr>
          <w:jc w:val="center"/>
        </w:trPr>
        <w:tc>
          <w:tcPr>
            <w:tcW w:w="4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EC9685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7FB39EC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:rsidRPr="002A1A2D" w:rsidR="00E512A7" w:rsidRDefault="00000000" w14:paraId="6AF90776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:rsidRPr="002A1A2D" w:rsidR="00E512A7" w:rsidRDefault="00000000" w14:paraId="6EA02DB4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26" w:id="24"/>
      <w:r w:rsidRPr="002A1A2D">
        <w:rPr>
          <w:color w:val="000000" w:themeColor="text1"/>
        </w:rPr>
        <w:t>Риски реализации и их митигация</w:t>
      </w:r>
      <w:bookmarkEnd w:id="24"/>
    </w:p>
    <w:p w:rsidRPr="002A1A2D" w:rsidR="00E512A7" w:rsidP="00F65234" w:rsidRDefault="00000000" w14:paraId="12064B8E" w14:textId="77777777">
      <w:pPr>
        <w:spacing w:after="150"/>
        <w:ind w:firstLine="708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:rsidRPr="002A1A2D" w:rsidR="00E512A7" w:rsidRDefault="00000000" w14:paraId="168D2F20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:rsidRPr="002A1A2D" w:rsidR="00E512A7" w:rsidRDefault="00000000" w14:paraId="41559C5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блокировка редактирования (15 минут) при редактировании Заказа может создавать очереди при активной работе с популярными ЛС.</w:t>
      </w:r>
    </w:p>
    <w:p w:rsidRPr="002A1A2D" w:rsidR="00E512A7" w:rsidRDefault="00000000" w14:paraId="0C5C8F67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:rsidRPr="002A1A2D" w:rsidR="00E512A7" w:rsidRDefault="00000000" w14:paraId="55F6204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:rsidRPr="002A1A2D" w:rsidR="00E512A7" w:rsidRDefault="00000000" w14:paraId="5E4251E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:rsidRPr="002A1A2D" w:rsidR="00E512A7" w:rsidRDefault="00000000" w14:paraId="314C4D7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:rsidRPr="002A1A2D" w:rsidR="00E512A7" w:rsidRDefault="00000000" w14:paraId="57451D4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:rsidRPr="002A1A2D" w:rsidR="00E512A7" w:rsidRDefault="00000000" w14:paraId="118041F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:rsidRPr="002A1A2D" w:rsidR="00E512A7" w:rsidRDefault="00000000" w14:paraId="006EBA02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:rsidRPr="002A1A2D" w:rsidR="00E512A7" w:rsidRDefault="00000000" w14:paraId="32E29114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:rsidRPr="002A1A2D" w:rsidR="00E512A7" w:rsidRDefault="00000000" w14:paraId="38E48881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:rsidRPr="002A1A2D" w:rsidR="00E512A7" w:rsidRDefault="00000000" w14:paraId="325592D8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:rsidRPr="002A1A2D" w:rsidR="00E512A7" w:rsidRDefault="00000000" w14:paraId="17EF3FC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:rsidRPr="002A1A2D" w:rsidR="00E512A7" w:rsidRDefault="00000000" w14:paraId="506DE6C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- расхождения между отгрузками WMS и РТУ в 1С:УТ;</w:t>
      </w:r>
    </w:p>
    <w:p w:rsidRPr="002A1A2D" w:rsidR="00E512A7" w:rsidRDefault="00000000" w14:paraId="233ADF9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
      </w:r>
    </w:p>
    <w:p w:rsidRPr="002A1A2D" w:rsidR="00E512A7" w:rsidRDefault="00000000" w14:paraId="24A1984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:rsidRPr="002A1A2D" w:rsidR="00E512A7" w:rsidRDefault="00000000" w14:paraId="665A9FA5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:rsidRPr="002A1A2D" w:rsidR="00E512A7" w:rsidRDefault="00000000" w14:paraId="3DAB7953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:rsidRPr="002A1A2D" w:rsidR="00E512A7" w:rsidRDefault="00000000" w14:paraId="765A2CB5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:rsidRPr="002A1A2D" w:rsidR="00E512A7" w:rsidRDefault="00000000" w14:paraId="7C72077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:rsidRPr="002A1A2D" w:rsidR="00E512A7" w:rsidRDefault="00000000" w14:paraId="3D969AF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- обязательно для всех менеджеров;</w:t>
      </w:r>
    </w:p>
    <w:p w:rsidRPr="002A1A2D" w:rsidR="00E512A7" w:rsidRDefault="00000000" w14:paraId="55C4752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- «Что делать в каждом статусе Заказа»;</w:t>
      </w:r>
    </w:p>
    <w:p w:rsidRPr="002A1A2D" w:rsidR="00E512A7" w:rsidRDefault="00000000" w14:paraId="6CCF87E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:rsidRPr="002A1A2D" w:rsidR="00E512A7" w:rsidRDefault="00000000" w14:paraId="709D72D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2–3 бизнес-юнитах перед массовым внедрением;</w:t>
      </w:r>
    </w:p>
    <w:p>
      <w:pPr>
        <w:shd w:val="clear" w:fill="FFF9C4"/>
      </w:pPr>
      <w:r>
        <w:rPr>
          <w:b/>
        </w:rPr>
        <w:t xml:space="preserve">⚠️ Отмена повторного согласования: </w:t>
      </w:r>
      <w:r>
        <w:t>При удалении позиций из мульти-БЮ заказа повторное согласование НЕ требуется, если итоговая рентабельность &gt;= план - 1 п.п. Это ускоряет обработку при улучшении показателей.</w:t>
      </w:r>
    </w:p>
    <w:p w:rsidRPr="002A1A2D" w:rsidR="00E512A7" w:rsidRDefault="00000000" w14:paraId="634CB9A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:rsidRPr="002A1A2D" w:rsidR="00E512A7" w:rsidRDefault="00000000" w14:paraId="117AA053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:rsidRPr="002A1A2D" w:rsidR="00E512A7" w:rsidRDefault="00000000" w14:paraId="2865382A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:rsidRPr="002A1A2D" w:rsidR="00E512A7" w:rsidRDefault="00000000" w14:paraId="4E287CF2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:rsidRPr="002A1A2D" w:rsidR="00E512A7" w:rsidRDefault="00000000" w14:paraId="024E3A04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:rsidRPr="002A1A2D" w:rsidR="00E512A7" w:rsidRDefault="00000000" w14:paraId="0E1466B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:rsidRPr="002A1A2D" w:rsidR="00E512A7" w:rsidRDefault="00000000" w14:paraId="3FB594B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(LS-BR-018);</w:t>
      </w:r>
    </w:p>
    <w:p w:rsidRPr="002A1A2D" w:rsidR="00E512A7" w:rsidRDefault="00000000" w14:paraId="3415E76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:rsidRPr="002A1A2D" w:rsidR="00E512A7" w:rsidRDefault="00000000" w14:paraId="475A13A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:rsidRPr="002A1A2D" w:rsidR="00E512A7" w:rsidRDefault="00000000" w14:paraId="65B00BC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:rsidRPr="002A1A2D" w:rsidR="00E512A7" w:rsidRDefault="00000000" w14:paraId="2DC1FBDC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>
      <w:pPr>
        <w:shd w:val="clear" w:fill="FFF9C4"/>
      </w:pPr>
      <w:r>
        <w:rPr>
          <w:b/>
        </w:rPr>
        <w:t xml:space="preserve">⚠️ Аннулирование при изменении: </w:t>
      </w:r>
      <w:r>
        <w:t>При ЛЮБОМ изменении плана ЛС (повышение или понижение рентабельности) Заказы в статусе "На согласовании" аннулируются ЕСЛИ меняется требуемый уровень согласования. Это предотвращает ситуацию, когда заказ согласовывал РБЮ при плане 20%, а после повышения плана до 30% этого согласования недостаточно.</w:t>
      </w:r>
    </w:p>
    <w:p w:rsidRPr="002A1A2D" w:rsidR="00E512A7" w:rsidRDefault="00000000" w14:paraId="05E803D6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:rsidRPr="002A1A2D" w:rsidR="00E512A7" w:rsidRDefault="00000000" w14:paraId="30E7E536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:rsidRPr="002A1A2D" w:rsidR="00E512A7" w:rsidRDefault="00000000" w14:paraId="4B51127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:rsidRPr="002A1A2D" w:rsidR="00E512A7" w:rsidRDefault="00000000" w14:paraId="003F6FB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(LS-FR-039);</w:t>
      </w:r>
    </w:p>
    <w:p w:rsidRPr="002A1A2D" w:rsidR="00E512A7" w:rsidRDefault="00000000" w14:paraId="1CADE10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(LS-FR-041);</w:t>
      </w:r>
    </w:p>
    <w:p w:rsidRPr="002A1A2D" w:rsidR="00E512A7" w:rsidRDefault="00000000" w14:paraId="559E94B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:rsidRPr="002A1A2D" w:rsidR="00E512A7" w:rsidRDefault="00000000" w14:paraId="3FBB600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:rsidRPr="002A1A2D" w:rsidR="00E512A7" w:rsidRDefault="00000000" w14:paraId="125F036C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800"/>
        <w:gridCol w:w="2200"/>
        <w:gridCol w:w="2200"/>
      </w:tblGrid>
      <w:tr w:rsidRPr="002A1A2D" w:rsidR="002A1A2D" w:rsidTr="00F65234" w14:paraId="0EEE8B2D" w14:textId="77777777">
        <w:trPr>
          <w:tblHeader/>
          <w:jc w:val="center"/>
        </w:trPr>
        <w:tc>
          <w:tcPr>
            <w:tcW w:w="3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6212FFC7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DEB6251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A277BEB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77C9AC9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Pr="002A1A2D" w:rsidR="002A1A2D" w:rsidTr="00F65234" w14:paraId="3784050E" w14:textId="77777777">
        <w:trPr>
          <w:jc w:val="center"/>
        </w:trPr>
        <w:tc>
          <w:tcPr>
            <w:tcW w:w="3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05DF5E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FB0178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01838A1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2E56158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Pr="002A1A2D" w:rsidR="002A1A2D" w:rsidTr="00F65234" w14:paraId="06C4CF47" w14:textId="77777777">
        <w:trPr>
          <w:jc w:val="center"/>
        </w:trPr>
        <w:tc>
          <w:tcPr>
            <w:tcW w:w="3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EC2AD7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6D86438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52D9E8A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0CBE977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Pr="002A1A2D" w:rsidR="002A1A2D" w:rsidTr="00F65234" w14:paraId="120751C9" w14:textId="77777777">
        <w:trPr>
          <w:jc w:val="center"/>
        </w:trPr>
        <w:tc>
          <w:tcPr>
            <w:tcW w:w="3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750889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77960D9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293F47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1115F29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Pr="002A1A2D" w:rsidR="002A1A2D" w:rsidTr="00F65234" w14:paraId="3A72FE10" w14:textId="77777777">
        <w:trPr>
          <w:jc w:val="center"/>
        </w:trPr>
        <w:tc>
          <w:tcPr>
            <w:tcW w:w="3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DD94CD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46565C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0FECB2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59C3752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Pr="002A1A2D" w:rsidR="002A1A2D" w:rsidTr="00F65234" w14:paraId="6E6EEA4F" w14:textId="77777777">
        <w:trPr>
          <w:jc w:val="center"/>
        </w:trPr>
        <w:tc>
          <w:tcPr>
            <w:tcW w:w="3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8986E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7F0A072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3EC0D02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05FDA35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:rsidRPr="002A1A2D" w:rsidR="00E512A7" w:rsidRDefault="00000000" w14:paraId="301FC605" w14:textId="77777777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bookmarkStart w:name="_Toc220519627" w:id="25"/>
      <w:r w:rsidRPr="002A1A2D">
        <w:rPr>
          <w:color w:val="000000" w:themeColor="text1"/>
        </w:rPr>
        <w:t>Обеспечение наличием и санкции за невыкуп</w:t>
      </w:r>
      <w:bookmarkEnd w:id="25"/>
    </w:p>
    <w:p w:rsidRPr="002A1A2D" w:rsidR="00E512A7" w:rsidRDefault="00000000" w14:paraId="4DFC8841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:rsidRPr="002A1A2D" w:rsidR="00E512A7" w:rsidRDefault="00000000" w14:paraId="6C0408AB" w14:textId="77777777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:rsidRPr="002A1A2D" w:rsidR="00E512A7" w:rsidRDefault="00000000" w14:paraId="71CD66E7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:rsidRPr="002A1A2D" w:rsidR="00E512A7" w:rsidRDefault="00000000" w14:paraId="6FF1A393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:rsidRPr="002A1A2D" w:rsidR="00E512A7" w:rsidRDefault="00000000" w14:paraId="241D41C1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:rsidRPr="002A1A2D" w:rsidR="00E512A7" w:rsidRDefault="00000000" w14:paraId="11704CA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:rsidRPr="002A1A2D" w:rsidR="00E512A7" w:rsidRDefault="00000000" w14:paraId="1C3862D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:rsidRPr="002A1A2D" w:rsidR="00E512A7" w:rsidRDefault="00000000" w14:paraId="3A351F0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:rsidRPr="002A1A2D" w:rsidR="00E512A7" w:rsidRDefault="00000000" w14:paraId="22F46DF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:rsidRPr="002A1A2D" w:rsidR="00E512A7" w:rsidRDefault="00000000" w14:paraId="162A8FF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:rsidRPr="002A1A2D" w:rsidR="00E512A7" w:rsidRDefault="00000000" w14:paraId="79E0DEC6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Pr="002A1A2D" w:rsidR="002A1A2D" w:rsidTr="00F65234" w14:paraId="68A5EA08" w14:textId="77777777">
        <w:trPr>
          <w:tblHeader/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2CF440C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24724C6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FEA3FFF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Pr="002A1A2D" w:rsidR="002A1A2D" w:rsidTr="00F65234" w14:paraId="2DDC2ACF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4010314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3FAB7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DA0D36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Pr="002A1A2D" w:rsidR="002A1A2D" w:rsidTr="00F65234" w14:paraId="318B997F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726306B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C065BB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- стандарт, часть - «Ожидает поступления»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AF8B02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Pr="002A1A2D" w:rsidR="002A1A2D" w:rsidTr="00F65234" w14:paraId="502C241F" w14:textId="77777777">
        <w:trPr>
          <w:jc w:val="center"/>
        </w:trPr>
        <w:tc>
          <w:tcPr>
            <w:tcW w:w="2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538C6D3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D47774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9B8C36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:rsidRPr="002A1A2D" w:rsidR="00E512A7" w:rsidRDefault="00000000" w14:paraId="4872A8D4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:rsidRPr="002A1A2D" w:rsidR="00E512A7" w:rsidRDefault="00000000" w14:paraId="71C3B89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:rsidRPr="002A1A2D" w:rsidR="00E512A7" w:rsidRDefault="00000000" w14:paraId="7C8E329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:rsidRPr="002A1A2D" w:rsidR="00E512A7" w:rsidRDefault="00000000" w14:paraId="763745F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
      </w:r>
    </w:p>
    <w:p w:rsidRPr="002A1A2D" w:rsidR="00E512A7" w:rsidRDefault="00000000" w14:paraId="4184B5E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:rsidRPr="002A1A2D" w:rsidR="00E512A7" w:rsidRDefault="00000000" w14:paraId="1B4250C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:rsidRPr="002A1A2D" w:rsidR="00E512A7" w:rsidRDefault="00000000" w14:paraId="5A21CC8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- автоматическое уведомление клиенту.</w:t>
      </w:r>
    </w:p>
    <w:p w:rsidRPr="002A1A2D" w:rsidR="00E512A7" w:rsidRDefault="00000000" w14:paraId="5DB0B9B3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:rsidRPr="002A1A2D" w:rsidR="00E512A7" w:rsidRDefault="00000000" w14:paraId="5FD0F39F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
      </w:r>
    </w:p>
    <w:p w:rsidRPr="002A1A2D" w:rsidR="00E512A7" w:rsidRDefault="00000000" w14:paraId="6E1F14A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- клиент получает уведомление, резерв продлевается;</w:t>
      </w:r>
    </w:p>
    <w:p w:rsidRPr="002A1A2D" w:rsidR="00E512A7" w:rsidRDefault="00000000" w14:paraId="3968D24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- резерв остатка ЛС сохраняется до конца ожидания;</w:t>
      </w:r>
    </w:p>
    <w:p w:rsidRPr="002A1A2D" w:rsidR="00E512A7" w:rsidRDefault="00000000" w14:paraId="055754F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:rsidRPr="002A1A2D" w:rsidR="00E512A7" w:rsidRDefault="00000000" w14:paraId="0264696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
      </w:r>
    </w:p>
    <w:p>
      <w:pPr>
        <w:shd w:val="clear" w:fill="FFF9C4"/>
      </w:pPr>
      <w:r>
        <w:rPr>
          <w:b/>
        </w:rPr>
        <w:t xml:space="preserve">⚠️ Типы резервов: </w:t>
      </w:r>
      <w:r>
        <w:t>Система разделяет: (1) Логический резерв ЛС - на период дефицита, не блокирует другие заказы; (2) Физический резерв товара - после поступления, приоритет 48 часов с момента уведомления менеджера. После 48ч товар доступен всем.</w:t>
      </w:r>
    </w:p>
    <w:p>
      <w:pPr>
        <w:shd w:val="clear" w:fill="FFF9C4"/>
      </w:pPr>
      <w:r>
        <w:rPr>
          <w:b/>
        </w:rPr>
        <w:t xml:space="preserve">⚠️ Важно: </w:t>
      </w:r>
      <w:r>
        <w:t>Черновики НЕ фиксируют потребность. Фиксация выполняется только для Заказов в статусах "На согласовании" или "Ожидает поступления". Это предотвращает манипуляцию через создание черновиков на проблемные позиции.</w:t>
      </w:r>
    </w:p>
    <w:p w:rsidRPr="002A1A2D" w:rsidR="00E512A7" w:rsidRDefault="00E512A7" w14:paraId="612C085A" w14:textId="77777777">
      <w:pPr>
        <w:rPr>
          <w:color w:val="000000" w:themeColor="text1"/>
        </w:rPr>
      </w:pPr>
    </w:p>
    <w:p w:rsidRPr="002A1A2D" w:rsidR="00E512A7" w:rsidRDefault="00000000" w14:paraId="71495B88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
      </w:r>
    </w:p>
    <w:p w:rsidRPr="002A1A2D" w:rsidR="00E512A7" w:rsidRDefault="00000000" w14:paraId="26496466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:rsidRPr="002A1A2D" w:rsidR="00E512A7" w:rsidRDefault="00000000" w14:paraId="689D576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:rsidRPr="002A1A2D" w:rsidR="00E512A7" w:rsidRDefault="00000000" w14:paraId="772FB72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:rsidRPr="002A1A2D" w:rsidR="00E512A7" w:rsidRDefault="00000000" w14:paraId="7C933D9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система резервирования);</w:t>
      </w:r>
    </w:p>
    <w:p w:rsidRPr="002A1A2D" w:rsidR="00E512A7" w:rsidRDefault="00000000" w14:paraId="37AEE0F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:rsidRPr="002A1A2D" w:rsidR="00E512A7" w:rsidRDefault="00000000" w14:paraId="4AFA0B9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- стандартный процесс (контроль рентабельности, согласование).</w:t>
      </w:r>
    </w:p>
    <w:p w:rsidRPr="002A1A2D" w:rsidR="00E512A7" w:rsidRDefault="00000000" w14:paraId="759CB810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:rsidRPr="002A1A2D" w:rsidR="00E512A7" w:rsidRDefault="00000000" w14:paraId="184E2DD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:rsidRPr="002A1A2D" w:rsidR="00E512A7" w:rsidRDefault="00000000" w14:paraId="0A410D2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:rsidRPr="002A1A2D" w:rsidR="00E512A7" w:rsidRDefault="00000000" w14:paraId="7CA1B98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:rsidRPr="002A1A2D" w:rsidR="00E512A7" w:rsidRDefault="00000000" w14:paraId="63564FC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:rsidRPr="002A1A2D" w:rsidR="00E512A7" w:rsidRDefault="00000000" w14:paraId="013F248B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:rsidRPr="002A1A2D" w:rsidR="00E512A7" w:rsidRDefault="00000000" w14:paraId="6E699227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:rsidRPr="002A1A2D" w:rsidR="00E512A7" w:rsidRDefault="00000000" w14:paraId="6318E212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срок действительной фиксации:</w:t>
      </w:r>
    </w:p>
    <w:p w:rsidRPr="002A1A2D" w:rsidR="00E512A7" w:rsidRDefault="00000000" w14:paraId="4CA5B42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:rsidRPr="002A1A2D" w:rsidR="00E512A7" w:rsidRDefault="00000000" w14:paraId="0BFD911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:rsidRPr="002A1A2D" w:rsidR="00E512A7" w:rsidRDefault="00000000" w14:paraId="19B4E7E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:rsidRPr="002A1A2D" w:rsidR="00E512A7" w:rsidRDefault="00000000" w14:paraId="4C31E8CE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:rsidRPr="002A1A2D" w:rsidR="00E512A7" w:rsidRDefault="00000000" w14:paraId="31BCF6C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:rsidRPr="002A1A2D" w:rsidR="00E512A7" w:rsidRDefault="00000000" w14:paraId="39544F9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- это в «опасной зоне» (&lt; 14 дней).</w:t>
      </w:r>
    </w:p>
    <w:p w:rsidRPr="002A1A2D" w:rsidR="00E512A7" w:rsidRDefault="00000000" w14:paraId="727E342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:rsidRPr="002A1A2D" w:rsidR="00E512A7" w:rsidRDefault="00000000" w14:paraId="6EA30C3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:rsidRPr="002A1A2D" w:rsidR="00E512A7" w:rsidRDefault="00000000" w14:paraId="00186A3C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:rsidRPr="002A1A2D" w:rsidR="00E512A7" w:rsidRDefault="00000000" w14:paraId="43B02197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:rsidRPr="002A1A2D" w:rsidR="00E512A7" w:rsidRDefault="00000000" w14:paraId="5705749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:rsidRPr="002A1A2D" w:rsidR="00E512A7" w:rsidRDefault="00000000" w14:paraId="0757EC47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
      </w:r>
    </w:p>
    <w:p>
      <w:pPr>
        <w:shd w:val="clear" w:fill="FFF9C4"/>
      </w:pPr>
      <w:r>
        <w:rPr>
          <w:b/>
        </w:rPr>
        <w:t xml:space="preserve">⚠️ Уточнение: </w:t>
      </w:r>
      <w:r>
        <w:t>Автопродление применяется 1 раз на конкретную позицию номенклатуры (не на всю ЛС). Счетчик автопродлений хранится в регистре сведений "История автопродлений ЛС" (ЛС + Номенклатура + Дата).</w:t>
      </w:r>
    </w:p>
    <w:p w:rsidRPr="002A1A2D" w:rsidR="00E512A7" w:rsidRDefault="00000000" w14:paraId="53102494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:rsidRPr="002A1A2D" w:rsidR="00E512A7" w:rsidRDefault="00000000" w14:paraId="2D5811DE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:rsidRPr="002A1A2D" w:rsidR="00E512A7" w:rsidRDefault="00000000" w14:paraId="26B22BC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:rsidRPr="002A1A2D" w:rsidR="00E512A7" w:rsidRDefault="00000000" w14:paraId="1C46E2C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клиенту предлагается аналог (если настроен в справочнике);</w:t>
      </w:r>
    </w:p>
    <w:p w:rsidRPr="002A1A2D" w:rsidR="00E512A7" w:rsidRDefault="00000000" w14:paraId="6677234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- ЛС корректируется (замена позиции);</w:t>
      </w:r>
    </w:p>
    <w:p w:rsidRPr="002A1A2D" w:rsidR="00E512A7" w:rsidRDefault="00000000" w14:paraId="0390D74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- позиция исключается из расчета санкций;</w:t>
      </w:r>
    </w:p>
    <w:p w:rsidRPr="002A1A2D" w:rsidR="00E512A7" w:rsidRDefault="00000000" w14:paraId="669F5DA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:rsidRPr="002A1A2D" w:rsidR="00E512A7" w:rsidRDefault="00000000" w14:paraId="0AD9164E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1 - до включения санкций)</w:t>
      </w:r>
    </w:p>
    <w:p w:rsidRPr="002A1A2D" w:rsidR="00E512A7" w:rsidRDefault="00000000" w14:paraId="4539761E" w14:textId="77777777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:rsidRPr="002A1A2D" w:rsidR="00E512A7" w:rsidRDefault="00000000" w14:paraId="48753730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:rsidRPr="002A1A2D" w:rsidR="00E512A7" w:rsidRDefault="00000000" w14:paraId="53D3018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:rsidRPr="002A1A2D" w:rsidR="00E512A7" w:rsidRDefault="00000000" w14:paraId="60EF8B9C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(LS-RPT-071) - получатели: менеджеры, РБЮ;</w:t>
      </w:r>
    </w:p>
    <w:p w:rsidRPr="002A1A2D" w:rsidR="00E512A7" w:rsidRDefault="00000000" w14:paraId="60CBD68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- автоматическое уведомление менеджеру + РБЮ с рекомендацией провести переговоры с клиентом;</w:t>
      </w:r>
    </w:p>
    <w:p w:rsidRPr="002A1A2D" w:rsidR="00E512A7" w:rsidRDefault="00000000" w14:paraId="06F1163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- эскалация к ДП для ручного решения;</w:t>
      </w:r>
    </w:p>
    <w:p w:rsidRPr="002A1A2D" w:rsidR="00E512A7" w:rsidRDefault="00000000" w14:paraId="69EDFF6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:rsidRPr="002A1A2D" w:rsidR="00E512A7" w:rsidRDefault="00000000" w14:paraId="6A6C71A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:rsidRPr="002A1A2D" w:rsidR="00E512A7" w:rsidRDefault="00000000" w14:paraId="5D500B72" w14:textId="77777777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:rsidRPr="002A1A2D" w:rsidR="00E512A7" w:rsidRDefault="00000000" w14:paraId="62D40C13" w14:textId="77777777">
      <w:pPr>
        <w:pStyle w:val="2"/>
        <w:numPr>
          <w:ilvl w:val="2"/>
          <w:numId w:val="1"/>
        </w:numPr>
        <w:rPr>
          <w:color w:val="000000" w:themeColor="text1"/>
        </w:rPr>
      </w:pPr>
      <w:bookmarkStart w:name="_Toc220519628" w:id="26"/>
      <w:r w:rsidRPr="002A1A2D">
        <w:rPr>
          <w:color w:val="000000" w:themeColor="text1"/>
          <w:sz w:val="18"/>
          <w:szCs w:val="18"/>
        </w:rPr>
        <w:t>Санкции за невыкуп ЛС (PHASE 2 - внедрение после 3 месяцев пилота)</w:t>
      </w:r>
      <w:bookmarkEnd w:id="26"/>
    </w:p>
    <w:p w:rsidRPr="002A1A2D" w:rsidR="00E512A7" w:rsidRDefault="00000000" w14:paraId="7BE011CF" w14:textId="77777777">
      <w:pPr>
        <w:spacing w:after="100"/>
        <w:rPr>
          <w:color w:val="000000" w:themeColor="text1"/>
        </w:rPr>
      </w:pPr>
      <w:r>
        <w:t>При закрытии или истечении ЛС рассчитывается процент выкупа с учетом подтвержденного дефицита:</w:t>
      </w:r>
    </w:p>
    <w:p>
      <w:pPr>
        <w:shd w:val="clear" w:fill="FFF9C4"/>
      </w:pPr>
      <w:r>
        <w:rPr>
          <w:b/>
        </w:rPr>
        <w:t xml:space="preserve">⚠️ Срок реабилитации: </w:t>
      </w:r>
      <w:r>
        <w:t>Полное снятие санкций происходит через 3 месяца (квартал) без новых нарушений. Счетчик обнуляется до 0. При частичном снятии суммированных санкций срок отсчитывается от последнего нарушения.</w:t>
      </w:r>
    </w:p>
    <w:p w:rsidRPr="002A1A2D" w:rsidR="00E512A7" w:rsidRDefault="00000000" w14:paraId="5E183B64" w14:textId="77777777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>
      <w:pPr>
        <w:shd w:val="clear" w:fill="FFF9C4"/>
      </w:pPr>
      <w:r>
        <w:rPr>
          <w:b/>
        </w:rPr>
        <w:t xml:space="preserve">⚠️ Частичное наличие: </w:t>
      </w:r>
      <w:r>
        <w:t>При частичном наличии товара (например, ЛС 100 ед., в наличии 30, дефицит 70) применяется разделение: (1) часть "в наличии" (30) проходит стандартный контроль рентабельности; (2) часть "в дефиците" (70) фиксируется как подтвержденный дефицит → санкции не применяются при невыкупе этой части.</w:t>
      </w:r>
    </w:p>
    <w:p w:rsidRPr="002A1A2D" w:rsidR="00E512A7" w:rsidRDefault="00000000" w14:paraId="62AB5BA5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- позиции, по которым выполнены ВСЕ условия:</w:t>
      </w:r>
    </w:p>
    <w:p w:rsidRPr="002A1A2D" w:rsidR="00E512A7" w:rsidRDefault="00000000" w14:paraId="62E7AD7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:rsidRPr="002A1A2D" w:rsidR="00E512A7" w:rsidRDefault="00000000" w14:paraId="6CF7B1D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:rsidRPr="002A1A2D" w:rsidR="00E512A7" w:rsidRDefault="00000000" w14:paraId="756E2A4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:rsidRPr="002A1A2D" w:rsidR="00E512A7" w:rsidRDefault="00000000" w14:paraId="1E58768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:rsidRPr="002A1A2D" w:rsidR="00E512A7" w:rsidRDefault="00000000" w14:paraId="42C6F9D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:rsidRPr="002A1A2D" w:rsidR="00E512A7" w:rsidRDefault="00000000" w14:paraId="666AC7A7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:rsidRPr="002A1A2D" w:rsidR="00E512A7" w:rsidRDefault="00000000" w14:paraId="297A2DC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:rsidRPr="002A1A2D" w:rsidR="00E512A7" w:rsidRDefault="00000000" w14:paraId="4F3A280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:rsidRPr="002A1A2D" w:rsidR="00E512A7" w:rsidRDefault="00000000" w14:paraId="051E18A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:rsidRPr="002A1A2D" w:rsidR="00E512A7" w:rsidRDefault="00000000" w14:paraId="6EA50B38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4000"/>
        <w:gridCol w:w="3000"/>
      </w:tblGrid>
      <w:tr w:rsidRPr="002A1A2D" w:rsidR="002A1A2D" w:rsidTr="00F65234" w14:paraId="417F8AA7" w14:textId="77777777">
        <w:trPr>
          <w:tblHeader/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4CAC5EE6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0BC18BA1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2A1A2D" w:rsidRDefault="00000000" w14:paraId="1B164C7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Pr="002A1A2D" w:rsidR="002A1A2D" w:rsidTr="00F65234" w14:paraId="56156AD0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54F70F5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51390C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AA63A3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Pr="002A1A2D" w:rsidR="002A1A2D" w:rsidTr="00F65234" w14:paraId="45BE5233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0EAF850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E8E503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4A8AB3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Pr="002A1A2D" w:rsidR="002A1A2D" w:rsidTr="00F65234" w14:paraId="104A4BB0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D7AA"/>
            <w:vAlign w:val="center"/>
          </w:tcPr>
          <w:p w:rsidRPr="002A1A2D" w:rsidR="00E512A7" w:rsidRDefault="00000000" w14:paraId="31643ED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DCC003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6323C9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Pr="002A1A2D" w:rsidR="002A1A2D" w:rsidTr="00F65234" w14:paraId="59B855E2" w14:textId="77777777">
        <w:trPr>
          <w:jc w:val="center"/>
        </w:trPr>
        <w:tc>
          <w:tcPr>
            <w:tcW w:w="22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0D465D9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F80CAE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AF525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:rsidRPr="002A1A2D" w:rsidR="00E512A7" w:rsidRDefault="00000000" w14:paraId="0FC3974C" w14:textId="77777777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:rsidRPr="002A1A2D" w:rsidR="00E512A7" w:rsidRDefault="00000000" w14:paraId="5D8FEA1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:rsidRPr="002A1A2D" w:rsidR="00E512A7" w:rsidRDefault="00000000" w14:paraId="75137580" w14:textId="77777777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:rsidRPr="002A1A2D" w:rsidR="00E512A7" w:rsidRDefault="00000000" w14:paraId="068F9BDA" w14:textId="77777777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- ограничение снимается. При повторном нарушении ограничения суммируются (максимум: только стандартные цены).</w:t>
      </w:r>
    </w:p>
    <w:p w:rsidRPr="002A1A2D" w:rsidR="00E512A7" w:rsidRDefault="00E512A7" w14:paraId="4E5AA055" w14:textId="77777777">
      <w:pPr>
        <w:rPr>
          <w:color w:val="000000" w:themeColor="text1"/>
        </w:rPr>
      </w:pPr>
    </w:p>
    <w:p w:rsidRPr="002A1A2D" w:rsidR="00E512A7" w:rsidRDefault="00000000" w14:paraId="05C5C82E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
      </w:r>
    </w:p>
    <w:p w:rsidRPr="002A1A2D" w:rsidR="00E512A7" w:rsidRDefault="00000000" w14:paraId="0F9D4463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:rsidRPr="002A1A2D" w:rsidR="00E512A7" w:rsidRDefault="00000000" w14:paraId="1F553BDF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
      </w:r>
      <w:r w:rsidRPr="005A789D">
        <w:rPr>
          <w:color w:val="000000" w:themeColor="text1"/>
        </w:rPr>
      </w:r>
    </w:p>
    <w:p w:rsidRPr="002A1A2D" w:rsidR="00E512A7" w:rsidRDefault="00000000" w14:paraId="23E68C71" w14:textId="77777777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- показатель «Качество ЛС»</w:t>
      </w:r>
    </w:p>
    <w:p>
      <w:pPr>
        <w:shd w:val="clear" w:fill="FFF9C4"/>
      </w:pPr>
      <w:r>
        <w:rPr>
          <w:b/>
        </w:rPr>
        <w:t xml:space="preserve">⚠️ Границы шкалы: </w:t>
      </w:r>
      <w:r>
        <w:t>Уточненная шкала KPI "Качество ЛС": 95%+ = 120%; 90-94.99% = 100%; 85-89.99% = 90%; 80-84.99% = 80%; 70-79.99% = 60%; &lt;70% = 0%. Это устраняет перекрытие диапазонов.</w:t>
      </w:r>
    </w:p>
    <w:p w:rsidRPr="002A1A2D" w:rsidR="00CD184C" w:rsidP="00CD184C" w:rsidRDefault="00CD184C" w14:paraId="5EA687E4" w14:textId="77777777">
      <w:pPr>
        <w:rPr>
          <w:color w:val="000000" w:themeColor="text1"/>
        </w:rPr>
      </w:pPr>
    </w:p>
    <w:p w:rsidRPr="002A1A2D" w:rsidR="00E512A7" w:rsidRDefault="00000000" w14:paraId="35B8228D" w14:textId="77777777">
      <w:pPr>
        <w:rPr>
          <w:color w:val="000000" w:themeColor="text1"/>
        </w:rPr>
      </w:pPr>
      <w:r w:rsidRPr="002A1A2D">
        <w:rPr>
          <w:b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:rsidRPr="002A1A2D" w:rsidR="00E512A7" w:rsidRDefault="00000000" w14:paraId="74124433" w14:textId="77777777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:rsidRPr="002A1A2D" w:rsidR="00E512A7" w:rsidRDefault="00000000" w14:paraId="7BCF5594" w14:textId="77777777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:rsidRPr="002A1A2D" w:rsidR="00E512A7" w:rsidRDefault="00000000" w14:paraId="5C13151C" w14:textId="77777777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:rsidRPr="002A1A2D" w:rsidR="00E512A7" w:rsidRDefault="00000000" w14:paraId="631DC73C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
      </w:r>
      <w:r w:rsidRPr="002A1A2D">
        <w:rPr>
          <w:color w:val="000000" w:themeColor="text1"/>
        </w:rPr>
      </w:r>
    </w:p>
    <w:p w:rsidRPr="002A1A2D" w:rsidR="00E512A7" w:rsidRDefault="00000000" w14:paraId="08713080" w14:textId="77777777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:rsidRPr="002A1A2D" w:rsidR="00E512A7" w:rsidRDefault="00E512A7" w14:paraId="795E60F5" w14:textId="77777777">
      <w:pPr>
        <w:rPr>
          <w:color w:val="000000" w:themeColor="text1"/>
        </w:rPr>
      </w:pPr>
    </w:p>
    <w:p w:rsidRPr="002A1A2D" w:rsidR="00E512A7" w:rsidRDefault="00000000" w14:paraId="34BA9BA1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:rsidRPr="002A1A2D" w:rsidR="00E512A7" w:rsidRDefault="00000000" w14:paraId="75F1364B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:rsidRPr="002A1A2D" w:rsidR="00E512A7" w:rsidRDefault="00000000" w14:paraId="41BCCE09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1 000 000 руб., плановая рентабельность 35%, скидка 15%;</w:t>
      </w:r>
    </w:p>
    <w:p w:rsidRPr="002A1A2D" w:rsidR="00E512A7" w:rsidRDefault="00000000" w14:paraId="0339139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01.01–01.04 (90 дней);</w:t>
      </w:r>
    </w:p>
    <w:p w:rsidRPr="002A1A2D" w:rsidR="00E512A7" w:rsidRDefault="00000000" w14:paraId="3FB1B6B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:rsidRPr="002A1A2D" w:rsidR="00CD184C" w:rsidP="00CD184C" w:rsidRDefault="00CD184C" w14:paraId="1FBC488E" w14:textId="77777777">
      <w:pPr>
        <w:pStyle w:val="a4"/>
        <w:ind w:left="720"/>
        <w:rPr>
          <w:color w:val="000000" w:themeColor="text1"/>
        </w:rPr>
      </w:pP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00"/>
        <w:gridCol w:w="2200"/>
        <w:gridCol w:w="1800"/>
        <w:gridCol w:w="1700"/>
      </w:tblGrid>
      <w:tr w:rsidRPr="002A1A2D" w:rsidR="002A1A2D" w:rsidTr="00F65234" w14:paraId="48C50702" w14:textId="77777777">
        <w:trPr>
          <w:tblHeader/>
          <w:jc w:val="center"/>
        </w:trPr>
        <w:tc>
          <w:tcPr>
            <w:tcW w:w="2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15383C8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29774284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5F3F874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2334EFDB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40E26838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Pr="002A1A2D" w:rsidR="002A1A2D" w:rsidTr="00F65234" w14:paraId="50661489" w14:textId="77777777">
        <w:trPr>
          <w:jc w:val="center"/>
        </w:trPr>
        <w:tc>
          <w:tcPr>
            <w:tcW w:w="2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9AAA95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32EA79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1FDF84C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CF4852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BA4127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Pr="002A1A2D" w:rsidR="002A1A2D" w:rsidTr="00F65234" w14:paraId="7AD8BF68" w14:textId="77777777">
        <w:trPr>
          <w:jc w:val="center"/>
        </w:trPr>
        <w:tc>
          <w:tcPr>
            <w:tcW w:w="2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72E9E6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2802FC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1AB50AD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E6E442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73A83A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Pr="002A1A2D" w:rsidR="002A1A2D" w:rsidTr="00F65234" w14:paraId="472BEFCF" w14:textId="77777777">
        <w:trPr>
          <w:jc w:val="center"/>
        </w:trPr>
        <w:tc>
          <w:tcPr>
            <w:tcW w:w="2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33E5A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9FE0EA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12853ED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CC78E1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2EA33B6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Pr="002A1A2D" w:rsidR="002A1A2D" w:rsidTr="00F65234" w14:paraId="4553F933" w14:textId="77777777">
        <w:trPr>
          <w:jc w:val="center"/>
        </w:trPr>
        <w:tc>
          <w:tcPr>
            <w:tcW w:w="20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3F4F6"/>
            <w:vAlign w:val="center"/>
          </w:tcPr>
          <w:p w:rsidRPr="002A1A2D" w:rsidR="00E512A7" w:rsidRDefault="00000000" w14:paraId="7B9BB3E8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3F4F6"/>
            <w:vAlign w:val="center"/>
          </w:tcPr>
          <w:p w:rsidRPr="002A1A2D" w:rsidR="00E512A7" w:rsidRDefault="00000000" w14:paraId="1F51D813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3F4F6"/>
            <w:vAlign w:val="center"/>
          </w:tcPr>
          <w:p w:rsidRPr="002A1A2D" w:rsidR="00E512A7" w:rsidRDefault="00000000" w14:paraId="21DB1012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3F4F6"/>
            <w:vAlign w:val="center"/>
          </w:tcPr>
          <w:p w:rsidRPr="002A1A2D" w:rsidR="00E512A7" w:rsidRDefault="00000000" w14:paraId="6C043ABC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794E20F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:rsidRPr="002A1A2D" w:rsidR="00E512A7" w:rsidRDefault="00000000" w14:paraId="418C0666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:rsidRPr="002A1A2D" w:rsidR="00E512A7" w:rsidRDefault="00000000" w14:paraId="33DE4DF9" w14:textId="77777777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:rsidRPr="002A1A2D" w:rsidR="00E512A7" w:rsidRDefault="00E512A7" w14:paraId="726217E7" w14:textId="77777777">
      <w:pPr>
        <w:rPr>
          <w:color w:val="000000" w:themeColor="text1"/>
        </w:rPr>
      </w:pPr>
    </w:p>
    <w:p w:rsidRPr="002A1A2D" w:rsidR="00E512A7" w:rsidRDefault="00000000" w14:paraId="383BFFF1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:rsidRPr="002A1A2D" w:rsidR="00E512A7" w:rsidRDefault="00000000" w14:paraId="70D6802A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50 000 руб. через 20 дней после отгрузки.</w:t>
      </w:r>
    </w:p>
    <w:p w:rsidRPr="002A1A2D" w:rsidR="00E512A7" w:rsidRDefault="00000000" w14:paraId="6FFFAD43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:rsidRPr="002A1A2D" w:rsidR="00E512A7" w:rsidRDefault="00000000" w14:paraId="3EA6D3A8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:rsidRPr="002A1A2D" w:rsidR="00E512A7" w:rsidRDefault="00000000" w14:paraId="2112B8AA" w14:textId="77777777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:rsidRPr="002A1A2D" w:rsidR="00E512A7" w:rsidRDefault="00000000" w14:paraId="6643030F" w14:textId="77777777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:rsidRPr="002A1A2D" w:rsidR="00E512A7" w:rsidRDefault="00000000" w14:paraId="33D94438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:rsidRPr="002A1A2D" w:rsidR="00E512A7" w:rsidRDefault="00000000" w14:paraId="311AF62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- еженедельно, для отдела закупок;</w:t>
      </w:r>
    </w:p>
    <w:p w:rsidRPr="002A1A2D" w:rsidR="00E512A7" w:rsidRDefault="00000000" w14:paraId="72621FE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- ежемесячно, для ДП и финансового директора;</w:t>
      </w:r>
    </w:p>
    <w:p w:rsidRPr="002A1A2D" w:rsidR="00E512A7" w:rsidRDefault="00000000" w14:paraId="396E52F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- еженедельно, для продакт-менеджеров;</w:t>
      </w:r>
    </w:p>
    <w:p w:rsidRPr="002A1A2D" w:rsidR="00E512A7" w:rsidRDefault="00000000" w14:paraId="58724943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- по запросу, для разрешения споров с клиентами; Срок хранения истории наличия: 3 года.</w:t>
      </w:r>
    </w:p>
    <w:p w:rsidRPr="002A1A2D" w:rsidR="00E512A7" w:rsidRDefault="00000000" w14:paraId="337186A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- ежемесячно, для коммерческой службы.</w:t>
      </w:r>
    </w:p>
    <w:p w:rsidRPr="002A1A2D" w:rsidR="00E512A7" w:rsidRDefault="00E512A7" w14:paraId="2546888F" w14:textId="77777777">
      <w:pPr>
        <w:rPr>
          <w:color w:val="000000" w:themeColor="text1"/>
        </w:rPr>
      </w:pPr>
    </w:p>
    <w:p w:rsidRPr="002A1A2D" w:rsidR="00E512A7" w:rsidRDefault="00000000" w14:paraId="1DF1A706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29" w:id="27"/>
      <w:r w:rsidRPr="002A1A2D">
        <w:rPr>
          <w:color w:val="000000" w:themeColor="text1"/>
        </w:rPr>
        <w:t>Общая схема процесса (TO-BE)</w:t>
      </w:r>
      <w:bookmarkEnd w:id="27"/>
    </w:p>
    <w:p w:rsidRPr="002A1A2D" w:rsidR="00E512A7" w:rsidRDefault="00000000" w14:paraId="5AA1592F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000"/>
        <w:gridCol w:w="3500"/>
        <w:gridCol w:w="2900"/>
      </w:tblGrid>
      <w:tr w:rsidRPr="002A1A2D" w:rsidR="002A1A2D" w:rsidTr="00F65234" w14:paraId="70FDEACA" w14:textId="77777777">
        <w:trPr>
          <w:tblHeader/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7AE74F44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16D8D2D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171CAA84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41C656D4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Pr="002A1A2D" w:rsidR="002A1A2D" w:rsidTr="00F65234" w14:paraId="38B8DC59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825372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C2937D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1A0E99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52E351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Pr="002A1A2D" w:rsidR="002A1A2D" w:rsidTr="00F65234" w14:paraId="57C04CAC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EA265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FCE8410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0AD688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790C41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Pr="002A1A2D" w:rsidR="002A1A2D" w:rsidTr="00F65234" w14:paraId="59E596F8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074A4EE9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48C1EDC0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2CAC5E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При сохранении Заказа система автоматически рассчитывает: (1) рентабельность Заказа; (2) </w:t>
            </w:r>
            <w:r w:rsidRPr="002A1A2D">
              <w:rPr>
                <w:color w:val="000000" w:themeColor="text1"/>
              </w:rPr>
              <w:lastRenderedPageBreak/>
              <w:t>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4817F38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 xml:space="preserve">Сравнение с плановой рентабельностью ЛС. </w:t>
            </w:r>
            <w:r w:rsidRPr="002A1A2D">
              <w:rPr>
                <w:color w:val="000000" w:themeColor="text1"/>
              </w:rPr>
              <w:lastRenderedPageBreak/>
              <w:t>Определение величины отклонения.</w:t>
            </w:r>
          </w:p>
        </w:tc>
      </w:tr>
      <w:tr w:rsidRPr="002A1A2D" w:rsidR="002A1A2D" w:rsidTr="00F65234" w14:paraId="5EEE271A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7DD92A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4а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A4F82A7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754422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CFCE7"/>
            <w:vAlign w:val="center"/>
          </w:tcPr>
          <w:p w:rsidRPr="002A1A2D" w:rsidR="00E512A7" w:rsidRDefault="00000000" w14:paraId="467A5A7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Pr="002A1A2D" w:rsidR="002A1A2D" w:rsidTr="00F65234" w14:paraId="1668CC65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15F0B6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6454B0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B5C38D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CACA"/>
            <w:vAlign w:val="center"/>
          </w:tcPr>
          <w:p w:rsidRPr="002A1A2D" w:rsidR="00E512A7" w:rsidRDefault="00000000" w14:paraId="6BFE50A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Pr="002A1A2D" w:rsidR="002A1A2D" w:rsidTr="00F65234" w14:paraId="5D94F3D2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D75FB4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236DD84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DDCE64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E7BC72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Pr="002A1A2D" w:rsidR="002A1A2D" w:rsidTr="00F65234" w14:paraId="3A578DAC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365A9D6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4D55314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5850B88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- удаление позиций или отмена (см. п. 3.7).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EF3C7"/>
            <w:vAlign w:val="center"/>
          </w:tcPr>
          <w:p w:rsidRPr="002A1A2D" w:rsidR="00E512A7" w:rsidRDefault="00000000" w14:paraId="2BC4DCC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Pr="002A1A2D" w:rsidR="002A1A2D" w:rsidTr="00F65234" w14:paraId="456238E3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4BE2DA3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58DA954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549D6CB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366114A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Pr="002A1A2D" w:rsidR="002A1A2D" w:rsidTr="00F65234" w14:paraId="6B0A4FE8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42D3DB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6A5B335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DD8B94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E493F3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Pr="002A1A2D" w:rsidR="002A1A2D" w:rsidTr="00F65234" w14:paraId="3F968C08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5A862F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E9053B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17A731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19D035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Pr="002A1A2D" w:rsidR="002A1A2D" w:rsidTr="00F65234" w14:paraId="0AC257C3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D86DD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9F80BF2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BEEE9C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78C41B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Pr="002A1A2D" w:rsidR="002A1A2D" w:rsidTr="00F65234" w14:paraId="0649C488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CAD897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8805C5A" w14:textId="77777777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F63974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AB03E0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Pr="002A1A2D" w:rsidR="002A1A2D" w:rsidTr="00F65234" w14:paraId="5D52B483" w14:textId="77777777">
        <w:trPr>
          <w:jc w:val="center"/>
        </w:trPr>
        <w:tc>
          <w:tcPr>
            <w:tcW w:w="8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57054B4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0125D3A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2334DCD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E0E7FF"/>
            <w:vAlign w:val="center"/>
          </w:tcPr>
          <w:p w:rsidRPr="002A1A2D" w:rsidR="00E512A7" w:rsidRDefault="00000000" w14:paraId="3E083E8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:rsidRPr="002A1A2D" w:rsidR="00E512A7" w:rsidRDefault="00000000" w14:paraId="48E3FF6C" w14:textId="77777777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:rsidRPr="002A1A2D" w:rsidR="00E512A7" w:rsidRDefault="00000000" w14:paraId="6DCAB968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:rsidRPr="002A1A2D" w:rsidR="00E512A7" w:rsidRDefault="00000000" w14:paraId="1537CF8F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:rsidRPr="002A1A2D" w:rsidR="00E512A7" w:rsidRDefault="00000000" w14:paraId="19224F5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- есть время на переговоры;</w:t>
      </w:r>
    </w:p>
    <w:p w:rsidRPr="002A1A2D" w:rsidR="00E512A7" w:rsidRDefault="00000000" w14:paraId="544A341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- нет блокировки склада;</w:t>
      </w:r>
    </w:p>
    <w:p w:rsidRPr="002A1A2D" w:rsidR="00E512A7" w:rsidRDefault="00000000" w14:paraId="3DBC2EE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:rsidRPr="002A1A2D" w:rsidR="00E512A7" w:rsidRDefault="00000000" w14:paraId="775FBBF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:rsidRPr="002A1A2D" w:rsidR="00E512A7" w:rsidRDefault="00000000" w14:paraId="2EB9E199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30" w:id="28"/>
      <w:r w:rsidRPr="002A1A2D">
        <w:rPr>
          <w:color w:val="000000" w:themeColor="text1"/>
        </w:rPr>
        <w:t>Пилотный период</w:t>
      </w:r>
      <w:bookmarkEnd w:id="28"/>
    </w:p>
    <w:p w:rsidRPr="002A1A2D" w:rsidR="00E512A7" w:rsidRDefault="00000000" w14:paraId="2C10645A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:rsidRPr="002A1A2D" w:rsidR="00E512A7" w:rsidRDefault="00000000" w14:paraId="0BE6AC43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Параметры пилота:</w:t>
      </w:r>
    </w:p>
    <w:p w:rsidRPr="002A1A2D" w:rsidR="00E512A7" w:rsidRDefault="00000000" w14:paraId="2B6B387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:rsidRPr="002A1A2D" w:rsidR="00E512A7" w:rsidRDefault="00000000" w14:paraId="4B621AE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:rsidRPr="002A1A2D" w:rsidR="00E512A7" w:rsidRDefault="00000000" w14:paraId="0DAFCCF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- система рассчитывает и предупреждает, но не блокирует (первый месяц).</w:t>
      </w:r>
    </w:p>
    <w:p w:rsidRPr="002A1A2D" w:rsidR="00E512A7" w:rsidRDefault="00000000" w14:paraId="2C560109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:rsidRPr="002A1A2D" w:rsidR="00E512A7" w:rsidRDefault="00000000" w14:paraId="7A7274A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- целевое значение: 70-80% (валидация ASSUMPTION);</w:t>
      </w:r>
    </w:p>
    <w:p w:rsidRPr="002A1A2D" w:rsidR="00E512A7" w:rsidRDefault="00000000" w14:paraId="13F3432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- для расчета нагрузки;</w:t>
      </w:r>
    </w:p>
    <w:p w:rsidRPr="002A1A2D" w:rsidR="00E512A7" w:rsidRDefault="00000000" w14:paraId="7664FAD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- целевое: не более 10% от общего числа согласований;</w:t>
      </w:r>
    </w:p>
    <w:p w:rsidRPr="002A1A2D" w:rsidR="00E512A7" w:rsidRDefault="00000000" w14:paraId="1AF941F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- фактическое vs SLA;</w:t>
      </w:r>
    </w:p>
    <w:p w:rsidRPr="002A1A2D" w:rsidR="00E512A7" w:rsidRDefault="00000000" w14:paraId="6763508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
      </w:r>
    </w:p>
    <w:p w:rsidRPr="002A1A2D" w:rsidR="00E512A7" w:rsidRDefault="00000000" w14:paraId="6814472B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:rsidRPr="002A1A2D" w:rsidR="00E512A7" w:rsidRDefault="00000000" w14:paraId="6CFB227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:rsidRPr="002A1A2D" w:rsidR="00E512A7" w:rsidRDefault="00000000" w14:paraId="796569D8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:rsidRPr="002A1A2D" w:rsidR="00E512A7" w:rsidRDefault="00000000" w14:paraId="429A7C07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:rsidRPr="002A1A2D" w:rsidR="00E512A7" w:rsidRDefault="00000000" w14:paraId="3B94FC6C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:rsidRPr="002A1A2D" w:rsidR="00E512A7" w:rsidRDefault="00000000" w14:paraId="5DA499F1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31" w:id="29"/>
      <w:r w:rsidRPr="002A1A2D">
        <w:rPr>
          <w:color w:val="000000" w:themeColor="text1"/>
        </w:rPr>
        <w:t>Связанные документы и зависимости</w:t>
      </w:r>
      <w:bookmarkEnd w:id="29"/>
    </w:p>
    <w:p w:rsidRPr="002A1A2D" w:rsidR="00E512A7" w:rsidRDefault="00000000" w14:paraId="0EB2A32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:rsidRPr="002A1A2D" w:rsidR="00E512A7" w:rsidRDefault="00000000" w14:paraId="762A82AF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:rsidRPr="002A1A2D" w:rsidR="00E512A7" w:rsidRDefault="00000000" w14:paraId="57E45A2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LS-INT-001/LS-INT-002/LS-INT-003 (ответственный: IT-директор);</w:t>
      </w:r>
    </w:p>
    <w:p w:rsidRPr="002A1A2D" w:rsidR="00E512A7" w:rsidRDefault="00000000" w14:paraId="6E63574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:rsidRPr="002A1A2D" w:rsidR="00E512A7" w:rsidRDefault="00000000" w14:paraId="7417C86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:rsidRPr="002A1A2D" w:rsidR="00E512A7" w:rsidRDefault="00000000" w14:paraId="4F6F3B08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:rsidRPr="002A1A2D" w:rsidR="00E512A7" w:rsidRDefault="00000000" w14:paraId="79387D3E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:rsidRPr="002A1A2D" w:rsidR="00E512A7" w:rsidRDefault="00000000" w14:paraId="07299D7A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LS-INT-001/LS-INT-002 введены в эксплуатацию;</w:t>
      </w:r>
    </w:p>
    <w:p w:rsidRPr="002A1A2D" w:rsidR="00E512A7" w:rsidRDefault="00000000" w14:paraId="628AFEA6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:rsidRPr="002A1A2D" w:rsidR="00E512A7" w:rsidRDefault="00000000" w14:paraId="09582264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:rsidRPr="002A1A2D" w:rsidR="00E512A7" w:rsidRDefault="00000000" w14:paraId="152C0204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:rsidRPr="002A1A2D" w:rsidR="00E512A7" w:rsidRDefault="00000000" w14:paraId="545602F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:rsidRPr="002A1A2D" w:rsidR="00E512A7" w:rsidRDefault="00000000" w14:paraId="02BC50FE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32" w:id="30"/>
      <w:r w:rsidRPr="002A1A2D">
        <w:rPr>
          <w:color w:val="000000" w:themeColor="text1"/>
        </w:rPr>
        <w:t>Перечень функциональных требований</w:t>
      </w:r>
      <w:bookmarkEnd w:id="30"/>
    </w:p>
    <w:tbl>
      <w:tblPr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3000"/>
        <w:gridCol w:w="4500"/>
      </w:tblGrid>
      <w:tr w:rsidRPr="002A1A2D" w:rsidR="002A1A2D" w:rsidTr="00F65234" w14:paraId="4821C599" w14:textId="77777777">
        <w:trPr>
          <w:tblHeader/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0D7BC78A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60A2B381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FDD00"/>
            <w:vAlign w:val="center"/>
          </w:tcPr>
          <w:p w:rsidRPr="002A1A2D" w:rsidR="00E512A7" w:rsidP="005A789D" w:rsidRDefault="00000000" w14:paraId="5CCD3973" w14:textId="77777777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Pr="002A1A2D" w:rsidR="002A1A2D" w:rsidTr="00F65234" w14:paraId="5317EDF7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2A649B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067924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062A31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Pr="002A1A2D" w:rsidR="002A1A2D" w:rsidTr="00F65234" w14:paraId="00DE5D57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8110E8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167E75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A224C8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Pr="002A1A2D" w:rsidR="002A1A2D" w:rsidTr="00F65234" w14:paraId="4FBE48DC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DAF8FF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333143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99BF97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Pr="002A1A2D" w:rsidR="002A1A2D" w:rsidTr="00F65234" w14:paraId="21543FD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1FE0FB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AADB99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5B6CFF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Pr="002A1A2D" w:rsidR="002A1A2D" w:rsidTr="00F65234" w14:paraId="7949C1DE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8212B0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B7BF61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D9DC98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Pr="002A1A2D" w:rsidR="002A1A2D" w:rsidTr="00F65234" w14:paraId="784A877E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9F62D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69F183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06FB39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Pr="002A1A2D" w:rsidR="002A1A2D" w:rsidTr="00F65234" w14:paraId="1E01424B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E3CD77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LS-WF-007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F23099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E34788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Pr="002A1A2D" w:rsidR="002A1A2D" w:rsidTr="00F65234" w14:paraId="427DE6FC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158E9E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LS-WF-008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B11EE4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EFE05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Pr="002A1A2D" w:rsidR="002A1A2D" w:rsidTr="00F65234" w14:paraId="1A80F74D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3131DA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LS-BR-009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F663E4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07102B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Pr="002A1A2D" w:rsidR="002A1A2D" w:rsidTr="00F65234" w14:paraId="6197EF81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09C04E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C744FF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52D300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Pr="002A1A2D" w:rsidR="002A1A2D" w:rsidTr="00F65234" w14:paraId="39112D13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CCC10D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BAECDF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C1F551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Pr="002A1A2D" w:rsidR="002A1A2D" w:rsidTr="00F65234" w14:paraId="13914FA4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FB0F3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48283B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E05120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Pr="002A1A2D" w:rsidR="002A1A2D" w:rsidTr="00F65234" w14:paraId="3AF8D875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A909C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LS-RPT-013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7E9619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F5214E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Pr="002A1A2D" w:rsidR="002A1A2D" w:rsidTr="00F65234" w14:paraId="4CD2DC68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794C19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0D49E5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7CA740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Pr="002A1A2D" w:rsidR="002A1A2D" w:rsidTr="00F65234" w14:paraId="1A525601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05E58C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LS-WF-015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E80795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1BC27D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Pr="002A1A2D" w:rsidR="002A1A2D" w:rsidTr="00F65234" w14:paraId="3220177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3BA1C7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5E39CC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801A4E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Pr="002A1A2D" w:rsidR="002A1A2D" w:rsidTr="00F65234" w14:paraId="047C33A6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4304EF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LS-BR-017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C52892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563E60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- предупреждение. При 10+ - блокировка создания новых.</w:t>
            </w:r>
          </w:p>
        </w:tc>
      </w:tr>
      <w:tr w:rsidRPr="002A1A2D" w:rsidR="002A1A2D" w:rsidTr="00F65234" w14:paraId="6B2BE1E4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BD6150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LS-BR-018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EF0E64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ABF625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Pr="002A1A2D" w:rsidR="002A1A2D" w:rsidTr="00F65234" w14:paraId="5D0D14BB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D85DC9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LS-BR-019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36B805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E2859E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Pr="002A1A2D" w:rsidR="002A1A2D" w:rsidTr="00F65234" w14:paraId="382854D4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9E13DC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10BA7B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2E596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Pr="002A1A2D" w:rsidR="002A1A2D" w:rsidTr="00F65234" w14:paraId="0AB47AD7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E4B1A6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2402BD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2DEDC4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Pr="002A1A2D" w:rsidR="002A1A2D" w:rsidTr="00F65234" w14:paraId="0CD68CF8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D939A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086D58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FBA658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Pr="002A1A2D" w:rsidR="002A1A2D" w:rsidTr="00F65234" w14:paraId="461415A1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EAC92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333CC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54513C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Pr="002A1A2D" w:rsidR="002A1A2D" w:rsidTr="00F65234" w14:paraId="6531F476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B8E89A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64355B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03BE7A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Pr="002A1A2D" w:rsidR="002A1A2D" w:rsidTr="00F65234" w14:paraId="40BF44D0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7C3F1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18C2DB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9C39F3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Pr="002A1A2D" w:rsidR="002A1A2D" w:rsidTr="00F65234" w14:paraId="4B6C316A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4BFBEE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0A4CA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52B5BC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Pr="002A1A2D" w:rsidR="002A1A2D" w:rsidTr="00F65234" w14:paraId="01D97B3F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0B086B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LS-FR-027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F2D518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9D9E9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Pr="002A1A2D" w:rsidR="002A1A2D" w:rsidTr="00F65234" w14:paraId="609BBCB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F59CD7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LS-FR-028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32B52A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00F938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Pr="002A1A2D" w:rsidR="002A1A2D" w:rsidTr="00F65234" w14:paraId="055844A4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1A2E5E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LS-FR-029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15AEF0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9132D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Pr="002A1A2D" w:rsidR="002A1A2D" w:rsidTr="00F65234" w14:paraId="259D3413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4DF59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7D3433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EC5CED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Pr="002A1A2D" w:rsidR="002A1A2D" w:rsidTr="00F65234" w14:paraId="6C56C82A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AE37D3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44694C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2C7215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Pr="002A1A2D" w:rsidR="002A1A2D" w:rsidTr="00F65234" w14:paraId="1B3ED637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849F0F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AEEB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C992C2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Pr="002A1A2D" w:rsidR="002A1A2D" w:rsidTr="00F65234" w14:paraId="616995D3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4ACC8E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3A5413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5C3538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Pr="002A1A2D" w:rsidR="002A1A2D" w:rsidTr="00F65234" w14:paraId="3E9156DC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AA5A9A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06B2C8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A976F3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Pr="002A1A2D" w:rsidR="002A1A2D" w:rsidTr="00F65234" w14:paraId="361D8E2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BE084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D500A7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2AD86E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Pr="002A1A2D" w:rsidR="002A1A2D" w:rsidTr="00F65234" w14:paraId="62C51917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E2810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A7B9DE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364F2D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Pr="002A1A2D" w:rsidR="002A1A2D" w:rsidTr="00F65234" w14:paraId="3E2B9FCF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E60724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LS-FR-037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50CEF5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C47163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Pr="002A1A2D" w:rsidR="002A1A2D" w:rsidTr="00F65234" w14:paraId="2ACC96FA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A9E96A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LS-RPT-038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1063EF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7AA495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Pr="002A1A2D" w:rsidR="002A1A2D" w:rsidTr="00F65234" w14:paraId="5AA5E1EA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5C8BEC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LS-FR-039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14B967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D8E3B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Pr="002A1A2D" w:rsidR="002A1A2D" w:rsidTr="00F65234" w14:paraId="00500399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8D8B6E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CEDC78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90BAF4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Pr="002A1A2D" w:rsidR="002A1A2D" w:rsidTr="00F65234" w14:paraId="2E77DDF9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8A6BF0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FFB3D1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463A9D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t>подлежат удалению или изменению. Хранение - 5 лет. Доступ на чтение - ДП, ФД, СБ.</w:t>
            </w:r>
          </w:p>
        </w:tc>
      </w:tr>
      <w:tr w:rsidRPr="002A1A2D" w:rsidR="002A1A2D" w:rsidTr="00F65234" w14:paraId="41DC8CA3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78B61C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9325A8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BC8652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Pr="002A1A2D" w:rsidR="002A1A2D" w:rsidTr="00F65234" w14:paraId="76A106B5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50C276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LS-RPT-043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E505A4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BA3668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Pr="002A1A2D" w:rsidR="002A1A2D" w:rsidTr="00F65234" w14:paraId="01811E90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A8B3A7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LS-BR-044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A4F236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90CF78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Pr="002A1A2D" w:rsidR="002A1A2D" w:rsidTr="00F65234" w14:paraId="00196A1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17E1B0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DE0D06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4A7454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Pr="002A1A2D" w:rsidR="002A1A2D" w:rsidTr="00F65234" w14:paraId="32458B59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A06EDA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6D7496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C28BF7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Pr="002A1A2D" w:rsidR="002A1A2D" w:rsidTr="00F65234" w14:paraId="4A65ABF0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0FFB6B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LS-FR-047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D124F9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284596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- только при согласовании всех.</w:t>
            </w:r>
          </w:p>
        </w:tc>
      </w:tr>
      <w:tr w:rsidRPr="002A1A2D" w:rsidR="002A1A2D" w:rsidTr="00F65234" w14:paraId="05275941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81FDE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LS-FR-048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AF5D64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42AB32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Pr="002A1A2D" w:rsidR="002A1A2D" w:rsidTr="00F65234" w14:paraId="0B7EFDC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197B8A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LS-FR-049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494A92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62B058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Pr="002A1A2D" w:rsidR="002A1A2D" w:rsidTr="00F65234" w14:paraId="200E9D0F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1D9B16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778740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308B4D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Pr="002A1A2D" w:rsidR="002A1A2D" w:rsidTr="00F65234" w14:paraId="08D0FDC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BAC131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364BCC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AAC234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Pr="002A1A2D" w:rsidR="002A1A2D" w:rsidTr="00F65234" w14:paraId="0F9BF6FF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4A3B51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7674DB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11CF97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ч.</w:t>
            </w:r>
          </w:p>
        </w:tc>
      </w:tr>
      <w:tr w:rsidRPr="002A1A2D" w:rsidR="002A1A2D" w:rsidTr="00F65234" w14:paraId="67603730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D5F4C2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BF98B3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F5EEAB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Pr="002A1A2D" w:rsidR="002A1A2D" w:rsidTr="00F65234" w14:paraId="49743BDF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132272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C158AB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1767BB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- аннулирование.</w:t>
            </w:r>
          </w:p>
        </w:tc>
      </w:tr>
      <w:tr w:rsidRPr="002A1A2D" w:rsidR="002A1A2D" w:rsidTr="00F65234" w14:paraId="15C2666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B29BC8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B32F4D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CE8B05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- только если дефицит 60+ дней.</w:t>
            </w:r>
          </w:p>
        </w:tc>
      </w:tr>
      <w:tr w:rsidRPr="002A1A2D" w:rsidR="002A1A2D" w:rsidTr="00F65234" w14:paraId="7CF68F5E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DDE707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8DDEF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2AFCA7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- автопродление на 5 р.д. для этой позиции.</w:t>
            </w:r>
          </w:p>
        </w:tc>
      </w:tr>
      <w:tr w:rsidRPr="002A1A2D" w:rsidR="002A1A2D" w:rsidTr="00F65234" w14:paraId="05DDA28E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9E6F11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LS-WF-057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BBB3D5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92D31D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Pr="002A1A2D" w:rsidR="002A1A2D" w:rsidTr="00F65234" w14:paraId="58049CDB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2B1E3D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LS-WF-058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7DDF0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0E122E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- документы «Возврат товаров» со связью с РТУ по данной ЛС, дата возврата ≤ 60 дней от даты РТУ. Подтвержденный дефицит - позиции с выполнением условий п. 3.16.8.</w:t>
            </w:r>
          </w:p>
        </w:tc>
      </w:tr>
      <w:tr w:rsidRPr="002A1A2D" w:rsidR="002A1A2D" w:rsidTr="00F65234" w14:paraId="566BF2D7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4026C7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LS-WF-059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C077CD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64D817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Pr="002A1A2D" w:rsidR="002A1A2D" w:rsidTr="00F65234" w14:paraId="23B579CD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65008B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769EE9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5F3594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Pr="002A1A2D" w:rsidR="002A1A2D" w:rsidTr="00F65234" w14:paraId="20A85B30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40E620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6D25A2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ED8DD2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Pr="002A1A2D" w:rsidR="002A1A2D" w:rsidTr="00F65234" w14:paraId="1E649344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5BF013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B9FD2A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D61722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- ограничение максимальной скидки. Информирование менеджера о причине.</w:t>
            </w:r>
          </w:p>
        </w:tc>
      </w:tr>
      <w:tr w:rsidRPr="002A1A2D" w:rsidR="002A1A2D" w:rsidTr="00F65234" w14:paraId="0FC5A1EB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372566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46A21F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6A6959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- снятие санкции. Уведомление менеджеру.</w:t>
            </w:r>
          </w:p>
        </w:tc>
      </w:tr>
      <w:tr w:rsidRPr="002A1A2D" w:rsidR="002A1A2D" w:rsidTr="00F65234" w14:paraId="27B2DCA6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BE1629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0908A90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42056E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Pr="002A1A2D" w:rsidR="002A1A2D" w:rsidTr="00F65234" w14:paraId="224C4F9D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3C78D7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LS-RPT-065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98BF5A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95C3AE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Pr="002A1A2D" w:rsidR="002A1A2D" w:rsidTr="00F65234" w14:paraId="1DF0FDBE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4970D8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LS-RPT-066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1EDF50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0DE5F0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Pr="002A1A2D" w:rsidR="002A1A2D" w:rsidTr="00F65234" w14:paraId="208ED486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143264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LS-RPT-070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820843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27C95E2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Pr="002A1A2D" w:rsidR="002A1A2D" w:rsidTr="00F65234" w14:paraId="55CABFAF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27BCEDB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2BB678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A80445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Pr="002A1A2D" w:rsidR="002A1A2D" w:rsidTr="00F65234" w14:paraId="60D0C42B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E2873A4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0E936F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DEE7A2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Pr="002A1A2D" w:rsidR="002A1A2D" w:rsidTr="00F65234" w14:paraId="65889BF2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402809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F0BC19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10EF2E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- предупреждение и рекомендация разбить на несколько ЛС.</w:t>
            </w:r>
          </w:p>
        </w:tc>
      </w:tr>
      <w:tr w:rsidRPr="002A1A2D" w:rsidR="002A1A2D" w:rsidTr="00F65234" w14:paraId="3DB17E36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4D376A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F7B68B6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C6D06F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- блокировка создания новых.</w:t>
            </w:r>
          </w:p>
        </w:tc>
      </w:tr>
      <w:tr w:rsidRPr="002A1A2D" w:rsidR="002A1A2D" w:rsidTr="00F65234" w14:paraId="420DA975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5D43ABD7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LS-NFR-004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824493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319DBA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- не более 30 секунд. При таймауте - автоуведомление оператору склада.</w:t>
            </w:r>
          </w:p>
        </w:tc>
      </w:tr>
      <w:tr w:rsidRPr="002A1A2D" w:rsidR="002A1A2D" w:rsidTr="00F65234" w14:paraId="6E69F220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12AC21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LS-SEC-001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06515B3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40FE149F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Pr="002A1A2D" w:rsidR="002A1A2D" w:rsidTr="00F65234" w14:paraId="6B32D7B3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17AA018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85CBD45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D5BFF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Pr="002A1A2D" w:rsidR="002A1A2D" w:rsidTr="00F65234" w14:paraId="0F1D0D0D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1889CDDD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79AB570C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3D37574E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- сообщение с фактическим количеством. При расхождении - уведомление.</w:t>
            </w:r>
          </w:p>
        </w:tc>
      </w:tr>
      <w:tr w:rsidRPr="002A1A2D" w:rsidR="002A1A2D" w:rsidTr="00F65234" w14:paraId="4EE5DE9E" w14:textId="77777777">
        <w:trPr>
          <w:jc w:val="center"/>
        </w:trPr>
        <w:tc>
          <w:tcPr>
            <w:tcW w:w="178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688A6AA9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LS-INT-003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212AC56A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:rsidRPr="002A1A2D" w:rsidR="00E512A7" w:rsidRDefault="00000000" w14:paraId="00E43C31" w14:textId="77777777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:rsidRPr="002A1A2D" w:rsidR="00E512A7" w:rsidRDefault="00000000" w14:paraId="639A43CA" w14:textId="77777777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:rsidRPr="002A1A2D" w:rsidR="00E512A7" w:rsidRDefault="00000000" w14:paraId="3027935F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 LS-BR-001...020 (базовый контроль), LS-FR-033...038 (основные отчеты), LS-INT-001...003, LS-NFR-001...004, LS-SEC-001;</w:t>
      </w:r>
      <w:r w:rsidRPr="002A1A2D">
        <w:rPr>
          <w:color w:val="000000" w:themeColor="text1"/>
        </w:rPr>
      </w:r>
    </w:p>
    <w:p w:rsidRPr="002A1A2D" w:rsidR="00E512A7" w:rsidRDefault="00000000" w14:paraId="794D681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 LS-FR-050...066 (расширенные отчеты, санкции), дополнительные интеграции.</w:t>
      </w:r>
      <w:r w:rsidRPr="002A1A2D">
        <w:rPr>
          <w:color w:val="000000" w:themeColor="text1"/>
        </w:rPr>
      </w:r>
    </w:p>
    <w:p w:rsidRPr="002A1A2D" w:rsidR="00E512A7" w:rsidRDefault="00000000" w14:paraId="299E5C19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33" w:id="31"/>
      <w:r w:rsidRPr="002A1A2D">
        <w:rPr>
          <w:color w:val="000000" w:themeColor="text1"/>
        </w:rPr>
        <w:t>Технические ограничения</w:t>
      </w:r>
      <w:bookmarkEnd w:id="31"/>
    </w:p>
    <w:p w:rsidRPr="002A1A2D" w:rsidR="00E512A7" w:rsidRDefault="00000000" w14:paraId="3B3FF197" w14:textId="77777777">
      <w:pPr>
        <w:pStyle w:val="2"/>
        <w:numPr>
          <w:ilvl w:val="1"/>
          <w:numId w:val="1"/>
        </w:numPr>
        <w:rPr>
          <w:color w:val="000000" w:themeColor="text1"/>
        </w:rPr>
      </w:pPr>
      <w:bookmarkStart w:name="_Toc220519634" w:id="32"/>
      <w:r w:rsidRPr="002A1A2D">
        <w:rPr>
          <w:color w:val="000000" w:themeColor="text1"/>
        </w:rPr>
        <w:t>Проблема фактической себестоимости и роль НПСС</w:t>
      </w:r>
      <w:bookmarkEnd w:id="32"/>
    </w:p>
    <w:p w:rsidRPr="002A1A2D" w:rsidR="00E512A7" w:rsidRDefault="00000000" w14:paraId="1F2404C6" w14:textId="77777777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:rsidRPr="002A1A2D" w:rsidR="00E512A7" w:rsidRDefault="00000000" w14:paraId="43D7EE61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:rsidRPr="002A1A2D" w:rsidR="00E512A7" w:rsidRDefault="00000000" w14:paraId="4DE0DFE5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- партии еще не определены;</w:t>
      </w:r>
    </w:p>
    <w:p w:rsidRPr="002A1A2D" w:rsidR="00E512A7" w:rsidRDefault="00000000" w14:paraId="46FA3A2B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:rsidRPr="002A1A2D" w:rsidR="00E512A7" w:rsidRDefault="00000000" w14:paraId="089665A2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:rsidRPr="002A1A2D" w:rsidR="00E512A7" w:rsidRDefault="00000000" w14:paraId="0CC59B72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НПСС:</w:t>
      </w:r>
    </w:p>
    <w:p w:rsidRPr="002A1A2D" w:rsidR="00E512A7" w:rsidRDefault="00000000" w14:paraId="13E9229C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:rsidRPr="002A1A2D" w:rsidR="00E512A7" w:rsidRDefault="00000000" w14:paraId="71E1650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- одинаковый товар имеет одинаковую НПСС независимо от партии;</w:t>
      </w:r>
    </w:p>
    <w:p w:rsidRPr="002A1A2D" w:rsidR="00E512A7" w:rsidRDefault="00000000" w14:paraId="6EECC940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- менеджер знает рентабельность в момент формирования Заказа;</w:t>
      </w:r>
    </w:p>
    <w:p w:rsidRPr="002A1A2D" w:rsidR="00E512A7" w:rsidRDefault="00000000" w14:paraId="0CF1A00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- возможность сравнивать сделки между собой.</w:t>
      </w:r>
    </w:p>
    <w:p w:rsidRPr="002A1A2D" w:rsidR="00E512A7" w:rsidRDefault="00000000" w14:paraId="2C95D9AE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Сравнение НПСС и фактической себестоимости:</w:t>
      </w:r>
    </w:p>
    <w:p w:rsidRPr="002A1A2D" w:rsidR="00E512A7" w:rsidRDefault="00000000" w14:paraId="0BCCC294" w14:textId="77777777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:rsidRPr="002A1A2D" w:rsidR="00E512A7" w:rsidRDefault="00000000" w14:paraId="49515D7D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- дополнительная маржа;</w:t>
      </w:r>
    </w:p>
    <w:p w:rsidRPr="002A1A2D" w:rsidR="00E512A7" w:rsidRDefault="00000000" w14:paraId="517C6751" w14:textId="77777777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- сигнал для пересмотра НПСС или закупочной политики.</w:t>
      </w:r>
    </w:p>
    <w:p w:rsidRPr="002A1A2D" w:rsidR="00E512A7" w:rsidRDefault="00000000" w14:paraId="2C945F46" w14:textId="77777777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
      </w:r>
    </w:p>
    <w:p w:rsidRPr="002A1A2D" w:rsidR="00E512A7" w:rsidRDefault="00000000" w14:paraId="5317D9E5" w14:textId="77777777">
      <w:pPr>
        <w:pStyle w:val="1"/>
        <w:numPr>
          <w:ilvl w:val="0"/>
          <w:numId w:val="1"/>
        </w:numPr>
        <w:rPr>
          <w:color w:val="000000" w:themeColor="text1"/>
        </w:rPr>
      </w:pPr>
      <w:bookmarkStart w:name="_Toc220519635" w:id="33"/>
      <w:r w:rsidRPr="002A1A2D">
        <w:rPr>
          <w:color w:val="000000" w:themeColor="text1"/>
        </w:rPr>
        <w:t>FAQ: Типовые вопросы</w:t>
      </w:r>
      <w:bookmarkEnd w:id="33"/>
    </w:p>
    <w:p w:rsidRPr="002A1A2D" w:rsidR="00E512A7" w:rsidRDefault="00000000" w14:paraId="550EFB62" w14:textId="77777777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:rsidRPr="002A1A2D" w:rsidR="00E512A7" w:rsidRDefault="00000000" w14:paraId="3ACECC99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
      </w:r>
    </w:p>
    <w:p>
      <w:pPr>
        <w:shd w:val="clear" w:fill="FFF9C4"/>
      </w:pPr>
      <w:r>
        <w:rPr>
          <w:b/>
        </w:rPr>
        <w:t xml:space="preserve">⚠️ Уточнение про автопродление: </w:t>
      </w:r>
      <w:r>
        <w:t>Лимит "не более 2 раз" относится только к ручным продлениям. Автопродление (п. 3.16.5) НЕ учитывается в этом лимите.</w:t>
      </w:r>
    </w:p>
    <w:p w:rsidRPr="002A1A2D" w:rsidR="00E512A7" w:rsidRDefault="00000000" w14:paraId="2A8BD5F0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:rsidRPr="002A1A2D" w:rsidR="00E512A7" w:rsidRDefault="00000000" w14:paraId="519B0F2F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:rsidRPr="002A1A2D" w:rsidR="00E512A7" w:rsidRDefault="00000000" w14:paraId="44A2645A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:rsidRPr="002A1A2D" w:rsidR="00E512A7" w:rsidRDefault="00000000" w14:paraId="24F0A837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
      </w:r>
    </w:p>
    <w:p w:rsidRPr="002A1A2D" w:rsidR="00E512A7" w:rsidRDefault="00000000" w14:paraId="3F71FF73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:rsidRPr="002A1A2D" w:rsidR="00E512A7" w:rsidRDefault="00000000" w14:paraId="1361C4D5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
      </w:r>
    </w:p>
    <w:p w:rsidRPr="002A1A2D" w:rsidR="00E512A7" w:rsidRDefault="00000000" w14:paraId="28C8E1FE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:rsidRPr="002A1A2D" w:rsidR="00E512A7" w:rsidRDefault="00000000" w14:paraId="3D92931B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
      </w:r>
    </w:p>
    <w:p w:rsidRPr="002A1A2D" w:rsidR="00E512A7" w:rsidRDefault="00000000" w14:paraId="3B2257BD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:rsidRPr="002A1A2D" w:rsidR="00E512A7" w:rsidRDefault="00000000" w14:paraId="2F8CBAD6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- товар возвращается в остаток ЛС, накопленная рентабельность пересчитывается. Если ЛС закрыта - возврат учитывается только финансово, товар поступает в свободный остаток.</w:t>
      </w:r>
    </w:p>
    <w:p w:rsidRPr="002A1A2D" w:rsidR="00E512A7" w:rsidRDefault="00000000" w14:paraId="44E88107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:rsidRPr="002A1A2D" w:rsidR="00E512A7" w:rsidRDefault="00000000" w14:paraId="26AAC8DB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- закройте текущую ЛС и создайте новую.</w:t>
      </w:r>
    </w:p>
    <w:p w:rsidRPr="002A1A2D" w:rsidR="00E512A7" w:rsidRDefault="00000000" w14:paraId="00E82ED6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:rsidRPr="002A1A2D" w:rsidR="00E512A7" w:rsidRDefault="00000000" w14:paraId="665980D6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-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:rsidRPr="002A1A2D" w:rsidR="00E512A7" w:rsidRDefault="00000000" w14:paraId="12B07B52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:rsidRPr="002A1A2D" w:rsidR="00E512A7" w:rsidRDefault="00000000" w14:paraId="1777B51C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
      </w:r>
    </w:p>
    <w:p w:rsidRPr="002A1A2D" w:rsidR="00E512A7" w:rsidRDefault="00000000" w14:paraId="666BAF1D" w14:textId="77777777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:rsidRPr="002A1A2D" w:rsidR="00E512A7" w:rsidRDefault="00000000" w14:paraId="4C29D15D" w14:textId="77777777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Pr="002A1A2D" w:rsidR="00E512A7" w:rsidSect="00F65234">
      <w:headerReference w:type="default" r:id="rId8"/>
      <w:footerReference w:type="default" r:id="rId9"/>
      <w:pgSz w:w="11906" w:h="16838"/>
      <w:pgMar w:top="1792" w:right="850" w:bottom="1134" w:left="1701" w:header="345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66A4" w14:textId="77777777" w:rsidR="00F01F21" w:rsidRDefault="00F01F21">
      <w:r>
        <w:separator/>
      </w:r>
    </w:p>
  </w:endnote>
  <w:endnote w:type="continuationSeparator" w:id="0">
    <w:p w14:paraId="267EE9CB" w14:textId="77777777" w:rsidR="00F01F21" w:rsidRDefault="00F0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539" w14:textId="77777777" w:rsidR="00F01F21" w:rsidRDefault="00F01F21">
      <w:r>
        <w:separator/>
      </w:r>
    </w:p>
  </w:footnote>
  <w:footnote w:type="continuationSeparator" w:id="0">
    <w:p w14:paraId="019090C1" w14:textId="77777777" w:rsidR="00F01F21" w:rsidRDefault="00F01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1.2.0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29.01.2026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  <w:style w:type="paragraph" w:styleId="ad">
    <w:name w:val="TOC Heading"/>
    <w:basedOn w:val="1"/>
    <w:next w:val="a"/>
    <w:uiPriority w:val="39"/>
    <w:unhideWhenUsed/>
    <w:qFormat/>
    <w:rsid w:val="009276E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276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276EA"/>
    <w:pPr>
      <w:spacing w:before="120"/>
      <w:ind w:left="1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9276EA"/>
    <w:pPr>
      <w:ind w:left="3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276EA"/>
    <w:pPr>
      <w:ind w:left="5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276EA"/>
    <w:pPr>
      <w:ind w:left="7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276EA"/>
    <w:pPr>
      <w:ind w:left="9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276EA"/>
    <w:pPr>
      <w:ind w:left="10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276EA"/>
    <w:pPr>
      <w:ind w:left="12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276EA"/>
    <w:pPr>
      <w:ind w:left="14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